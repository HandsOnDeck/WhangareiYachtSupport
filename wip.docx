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56828838"/>
        <w:docPartObj>
          <w:docPartGallery w:val="Table of Contents"/>
          <w:docPartUnique/>
        </w:docPartObj>
      </w:sdtPr>
      <w:sdtEndPr>
        <w:rPr>
          <w:rFonts w:asciiTheme="minorHAnsi" w:eastAsiaTheme="minorHAnsi" w:hAnsiTheme="minorHAnsi" w:cstheme="minorBidi"/>
          <w:b/>
          <w:bCs/>
          <w:noProof/>
          <w:color w:val="auto"/>
          <w:kern w:val="2"/>
          <w:sz w:val="24"/>
          <w:szCs w:val="24"/>
          <w:lang w:val="en-NZ"/>
          <w14:ligatures w14:val="standardContextual"/>
        </w:rPr>
      </w:sdtEndPr>
      <w:sdtContent>
        <w:p w14:paraId="63021A36" w14:textId="13A0125F" w:rsidR="006C5A27" w:rsidRDefault="006C5A27">
          <w:pPr>
            <w:pStyle w:val="TOCHeading"/>
          </w:pPr>
          <w:r>
            <w:t>Contents</w:t>
          </w:r>
        </w:p>
        <w:p w14:paraId="7DF7524E" w14:textId="2AC20923" w:rsidR="006C5A27" w:rsidRDefault="006C5A27">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37157687" w:history="1">
            <w:r w:rsidRPr="00E1769F">
              <w:rPr>
                <w:rStyle w:val="Hyperlink"/>
                <w:noProof/>
              </w:rPr>
              <w:t>Home Page</w:t>
            </w:r>
            <w:r>
              <w:rPr>
                <w:noProof/>
                <w:webHidden/>
              </w:rPr>
              <w:tab/>
            </w:r>
            <w:r>
              <w:rPr>
                <w:noProof/>
                <w:webHidden/>
              </w:rPr>
              <w:fldChar w:fldCharType="begin"/>
            </w:r>
            <w:r>
              <w:rPr>
                <w:noProof/>
                <w:webHidden/>
              </w:rPr>
              <w:instrText xml:space="preserve"> PAGEREF _Toc237157687 \h </w:instrText>
            </w:r>
            <w:r>
              <w:rPr>
                <w:noProof/>
                <w:webHidden/>
              </w:rPr>
            </w:r>
            <w:r>
              <w:rPr>
                <w:noProof/>
                <w:webHidden/>
              </w:rPr>
              <w:fldChar w:fldCharType="separate"/>
            </w:r>
            <w:r>
              <w:rPr>
                <w:noProof/>
                <w:webHidden/>
              </w:rPr>
              <w:t>2</w:t>
            </w:r>
            <w:r>
              <w:rPr>
                <w:noProof/>
                <w:webHidden/>
              </w:rPr>
              <w:fldChar w:fldCharType="end"/>
            </w:r>
          </w:hyperlink>
        </w:p>
        <w:p w14:paraId="141D6F3A" w14:textId="253B1C33" w:rsidR="006C5A27" w:rsidRDefault="006C5A27">
          <w:pPr>
            <w:pStyle w:val="TOC2"/>
            <w:tabs>
              <w:tab w:val="right" w:leader="dot" w:pos="9016"/>
            </w:tabs>
            <w:rPr>
              <w:rFonts w:eastAsiaTheme="minorEastAsia"/>
              <w:noProof/>
              <w:lang w:eastAsia="en-NZ"/>
            </w:rPr>
          </w:pPr>
          <w:hyperlink w:anchor="_Toc237157688" w:history="1">
            <w:r w:rsidRPr="00E1769F">
              <w:rPr>
                <w:rStyle w:val="Hyperlink"/>
                <w:noProof/>
              </w:rPr>
              <w:t>Text</w:t>
            </w:r>
            <w:r>
              <w:rPr>
                <w:noProof/>
                <w:webHidden/>
              </w:rPr>
              <w:tab/>
            </w:r>
            <w:r>
              <w:rPr>
                <w:noProof/>
                <w:webHidden/>
              </w:rPr>
              <w:fldChar w:fldCharType="begin"/>
            </w:r>
            <w:r>
              <w:rPr>
                <w:noProof/>
                <w:webHidden/>
              </w:rPr>
              <w:instrText xml:space="preserve"> PAGEREF _Toc237157688 \h </w:instrText>
            </w:r>
            <w:r>
              <w:rPr>
                <w:noProof/>
                <w:webHidden/>
              </w:rPr>
            </w:r>
            <w:r>
              <w:rPr>
                <w:noProof/>
                <w:webHidden/>
              </w:rPr>
              <w:fldChar w:fldCharType="separate"/>
            </w:r>
            <w:r>
              <w:rPr>
                <w:noProof/>
                <w:webHidden/>
              </w:rPr>
              <w:t>2</w:t>
            </w:r>
            <w:r>
              <w:rPr>
                <w:noProof/>
                <w:webHidden/>
              </w:rPr>
              <w:fldChar w:fldCharType="end"/>
            </w:r>
          </w:hyperlink>
        </w:p>
        <w:p w14:paraId="4840C555" w14:textId="3A426447" w:rsidR="006C5A27" w:rsidRDefault="006C5A27">
          <w:pPr>
            <w:pStyle w:val="TOC2"/>
            <w:tabs>
              <w:tab w:val="right" w:leader="dot" w:pos="9016"/>
            </w:tabs>
            <w:rPr>
              <w:rFonts w:eastAsiaTheme="minorEastAsia"/>
              <w:noProof/>
              <w:lang w:eastAsia="en-NZ"/>
            </w:rPr>
          </w:pPr>
          <w:hyperlink w:anchor="_Toc237157689" w:history="1">
            <w:r w:rsidRPr="00E1769F">
              <w:rPr>
                <w:rStyle w:val="Hyperlink"/>
                <w:noProof/>
              </w:rPr>
              <w:t>Images</w:t>
            </w:r>
            <w:r>
              <w:rPr>
                <w:noProof/>
                <w:webHidden/>
              </w:rPr>
              <w:tab/>
            </w:r>
            <w:r>
              <w:rPr>
                <w:noProof/>
                <w:webHidden/>
              </w:rPr>
              <w:fldChar w:fldCharType="begin"/>
            </w:r>
            <w:r>
              <w:rPr>
                <w:noProof/>
                <w:webHidden/>
              </w:rPr>
              <w:instrText xml:space="preserve"> PAGEREF _Toc237157689 \h </w:instrText>
            </w:r>
            <w:r>
              <w:rPr>
                <w:noProof/>
                <w:webHidden/>
              </w:rPr>
            </w:r>
            <w:r>
              <w:rPr>
                <w:noProof/>
                <w:webHidden/>
              </w:rPr>
              <w:fldChar w:fldCharType="separate"/>
            </w:r>
            <w:r>
              <w:rPr>
                <w:noProof/>
                <w:webHidden/>
              </w:rPr>
              <w:t>3</w:t>
            </w:r>
            <w:r>
              <w:rPr>
                <w:noProof/>
                <w:webHidden/>
              </w:rPr>
              <w:fldChar w:fldCharType="end"/>
            </w:r>
          </w:hyperlink>
        </w:p>
        <w:p w14:paraId="77DF2FBB" w14:textId="4A8F63C9" w:rsidR="006C5A27" w:rsidRDefault="006C5A27">
          <w:pPr>
            <w:pStyle w:val="TOC1"/>
            <w:tabs>
              <w:tab w:val="right" w:leader="dot" w:pos="9016"/>
            </w:tabs>
            <w:rPr>
              <w:rFonts w:eastAsiaTheme="minorEastAsia"/>
              <w:noProof/>
              <w:lang w:eastAsia="en-NZ"/>
            </w:rPr>
          </w:pPr>
          <w:hyperlink w:anchor="_Toc237157690" w:history="1">
            <w:r w:rsidRPr="00E1769F">
              <w:rPr>
                <w:rStyle w:val="Hyperlink"/>
                <w:noProof/>
              </w:rPr>
              <w:t>Guardianage</w:t>
            </w:r>
            <w:r>
              <w:rPr>
                <w:noProof/>
                <w:webHidden/>
              </w:rPr>
              <w:tab/>
            </w:r>
            <w:r>
              <w:rPr>
                <w:noProof/>
                <w:webHidden/>
              </w:rPr>
              <w:fldChar w:fldCharType="begin"/>
            </w:r>
            <w:r>
              <w:rPr>
                <w:noProof/>
                <w:webHidden/>
              </w:rPr>
              <w:instrText xml:space="preserve"> PAGEREF _Toc237157690 \h </w:instrText>
            </w:r>
            <w:r>
              <w:rPr>
                <w:noProof/>
                <w:webHidden/>
              </w:rPr>
            </w:r>
            <w:r>
              <w:rPr>
                <w:noProof/>
                <w:webHidden/>
              </w:rPr>
              <w:fldChar w:fldCharType="separate"/>
            </w:r>
            <w:r>
              <w:rPr>
                <w:noProof/>
                <w:webHidden/>
              </w:rPr>
              <w:t>4</w:t>
            </w:r>
            <w:r>
              <w:rPr>
                <w:noProof/>
                <w:webHidden/>
              </w:rPr>
              <w:fldChar w:fldCharType="end"/>
            </w:r>
          </w:hyperlink>
        </w:p>
        <w:p w14:paraId="483721AD" w14:textId="1EFD9452" w:rsidR="006C5A27" w:rsidRDefault="006C5A27">
          <w:pPr>
            <w:pStyle w:val="TOC2"/>
            <w:tabs>
              <w:tab w:val="right" w:leader="dot" w:pos="9016"/>
            </w:tabs>
            <w:rPr>
              <w:rFonts w:eastAsiaTheme="minorEastAsia"/>
              <w:noProof/>
              <w:lang w:eastAsia="en-NZ"/>
            </w:rPr>
          </w:pPr>
          <w:hyperlink w:anchor="_Toc237157691" w:history="1">
            <w:r w:rsidRPr="00E1769F">
              <w:rPr>
                <w:rStyle w:val="Hyperlink"/>
                <w:noProof/>
              </w:rPr>
              <w:t>Text</w:t>
            </w:r>
            <w:r>
              <w:rPr>
                <w:noProof/>
                <w:webHidden/>
              </w:rPr>
              <w:tab/>
            </w:r>
            <w:r>
              <w:rPr>
                <w:noProof/>
                <w:webHidden/>
              </w:rPr>
              <w:fldChar w:fldCharType="begin"/>
            </w:r>
            <w:r>
              <w:rPr>
                <w:noProof/>
                <w:webHidden/>
              </w:rPr>
              <w:instrText xml:space="preserve"> PAGEREF _Toc237157691 \h </w:instrText>
            </w:r>
            <w:r>
              <w:rPr>
                <w:noProof/>
                <w:webHidden/>
              </w:rPr>
            </w:r>
            <w:r>
              <w:rPr>
                <w:noProof/>
                <w:webHidden/>
              </w:rPr>
              <w:fldChar w:fldCharType="separate"/>
            </w:r>
            <w:r>
              <w:rPr>
                <w:noProof/>
                <w:webHidden/>
              </w:rPr>
              <w:t>4</w:t>
            </w:r>
            <w:r>
              <w:rPr>
                <w:noProof/>
                <w:webHidden/>
              </w:rPr>
              <w:fldChar w:fldCharType="end"/>
            </w:r>
          </w:hyperlink>
        </w:p>
        <w:p w14:paraId="0613D6B9" w14:textId="20C2979E" w:rsidR="006C5A27" w:rsidRDefault="006C5A27">
          <w:pPr>
            <w:pStyle w:val="TOC1"/>
            <w:tabs>
              <w:tab w:val="right" w:leader="dot" w:pos="9016"/>
            </w:tabs>
            <w:rPr>
              <w:rFonts w:eastAsiaTheme="minorEastAsia"/>
              <w:noProof/>
              <w:lang w:eastAsia="en-NZ"/>
            </w:rPr>
          </w:pPr>
          <w:hyperlink w:anchor="_Toc237157692" w:history="1">
            <w:r w:rsidRPr="00E1769F">
              <w:rPr>
                <w:rStyle w:val="Hyperlink"/>
                <w:noProof/>
              </w:rPr>
              <w:t>Projects</w:t>
            </w:r>
            <w:r>
              <w:rPr>
                <w:noProof/>
                <w:webHidden/>
              </w:rPr>
              <w:tab/>
            </w:r>
            <w:r>
              <w:rPr>
                <w:noProof/>
                <w:webHidden/>
              </w:rPr>
              <w:fldChar w:fldCharType="begin"/>
            </w:r>
            <w:r>
              <w:rPr>
                <w:noProof/>
                <w:webHidden/>
              </w:rPr>
              <w:instrText xml:space="preserve"> PAGEREF _Toc237157692 \h </w:instrText>
            </w:r>
            <w:r>
              <w:rPr>
                <w:noProof/>
                <w:webHidden/>
              </w:rPr>
            </w:r>
            <w:r>
              <w:rPr>
                <w:noProof/>
                <w:webHidden/>
              </w:rPr>
              <w:fldChar w:fldCharType="separate"/>
            </w:r>
            <w:r>
              <w:rPr>
                <w:noProof/>
                <w:webHidden/>
              </w:rPr>
              <w:t>5</w:t>
            </w:r>
            <w:r>
              <w:rPr>
                <w:noProof/>
                <w:webHidden/>
              </w:rPr>
              <w:fldChar w:fldCharType="end"/>
            </w:r>
          </w:hyperlink>
        </w:p>
        <w:p w14:paraId="422127C3" w14:textId="6C07F998" w:rsidR="006C5A27" w:rsidRDefault="006C5A27">
          <w:pPr>
            <w:pStyle w:val="TOC2"/>
            <w:tabs>
              <w:tab w:val="right" w:leader="dot" w:pos="9016"/>
            </w:tabs>
            <w:rPr>
              <w:rFonts w:eastAsiaTheme="minorEastAsia"/>
              <w:noProof/>
              <w:lang w:eastAsia="en-NZ"/>
            </w:rPr>
          </w:pPr>
          <w:hyperlink w:anchor="_Toc237157693" w:history="1">
            <w:r w:rsidRPr="00E1769F">
              <w:rPr>
                <w:rStyle w:val="Hyperlink"/>
                <w:noProof/>
              </w:rPr>
              <w:t>Text</w:t>
            </w:r>
            <w:r>
              <w:rPr>
                <w:noProof/>
                <w:webHidden/>
              </w:rPr>
              <w:tab/>
            </w:r>
            <w:r>
              <w:rPr>
                <w:noProof/>
                <w:webHidden/>
              </w:rPr>
              <w:fldChar w:fldCharType="begin"/>
            </w:r>
            <w:r>
              <w:rPr>
                <w:noProof/>
                <w:webHidden/>
              </w:rPr>
              <w:instrText xml:space="preserve"> PAGEREF _Toc237157693 \h </w:instrText>
            </w:r>
            <w:r>
              <w:rPr>
                <w:noProof/>
                <w:webHidden/>
              </w:rPr>
            </w:r>
            <w:r>
              <w:rPr>
                <w:noProof/>
                <w:webHidden/>
              </w:rPr>
              <w:fldChar w:fldCharType="separate"/>
            </w:r>
            <w:r>
              <w:rPr>
                <w:noProof/>
                <w:webHidden/>
              </w:rPr>
              <w:t>5</w:t>
            </w:r>
            <w:r>
              <w:rPr>
                <w:noProof/>
                <w:webHidden/>
              </w:rPr>
              <w:fldChar w:fldCharType="end"/>
            </w:r>
          </w:hyperlink>
        </w:p>
        <w:p w14:paraId="0CFF324B" w14:textId="3FE68DC7" w:rsidR="006C5A27" w:rsidRDefault="006C5A27">
          <w:pPr>
            <w:pStyle w:val="TOC3"/>
            <w:tabs>
              <w:tab w:val="right" w:leader="dot" w:pos="9016"/>
            </w:tabs>
            <w:rPr>
              <w:rFonts w:eastAsiaTheme="minorEastAsia"/>
              <w:noProof/>
              <w:lang w:eastAsia="en-NZ"/>
            </w:rPr>
          </w:pPr>
          <w:hyperlink w:anchor="_Toc237157694" w:history="1">
            <w:r w:rsidRPr="00E1769F">
              <w:rPr>
                <w:rStyle w:val="Hyperlink"/>
                <w:noProof/>
              </w:rPr>
              <w:t>Our Process</w:t>
            </w:r>
            <w:r>
              <w:rPr>
                <w:noProof/>
                <w:webHidden/>
              </w:rPr>
              <w:tab/>
            </w:r>
            <w:r>
              <w:rPr>
                <w:noProof/>
                <w:webHidden/>
              </w:rPr>
              <w:fldChar w:fldCharType="begin"/>
            </w:r>
            <w:r>
              <w:rPr>
                <w:noProof/>
                <w:webHidden/>
              </w:rPr>
              <w:instrText xml:space="preserve"> PAGEREF _Toc237157694 \h </w:instrText>
            </w:r>
            <w:r>
              <w:rPr>
                <w:noProof/>
                <w:webHidden/>
              </w:rPr>
            </w:r>
            <w:r>
              <w:rPr>
                <w:noProof/>
                <w:webHidden/>
              </w:rPr>
              <w:fldChar w:fldCharType="separate"/>
            </w:r>
            <w:r>
              <w:rPr>
                <w:noProof/>
                <w:webHidden/>
              </w:rPr>
              <w:t>6</w:t>
            </w:r>
            <w:r>
              <w:rPr>
                <w:noProof/>
                <w:webHidden/>
              </w:rPr>
              <w:fldChar w:fldCharType="end"/>
            </w:r>
          </w:hyperlink>
        </w:p>
        <w:p w14:paraId="3539218B" w14:textId="61835A30" w:rsidR="006C5A27" w:rsidRDefault="006C5A27">
          <w:pPr>
            <w:pStyle w:val="TOC1"/>
            <w:tabs>
              <w:tab w:val="right" w:leader="dot" w:pos="9016"/>
            </w:tabs>
            <w:rPr>
              <w:rFonts w:eastAsiaTheme="minorEastAsia"/>
              <w:noProof/>
              <w:lang w:eastAsia="en-NZ"/>
            </w:rPr>
          </w:pPr>
          <w:hyperlink w:anchor="_Toc237157695" w:history="1">
            <w:r w:rsidRPr="00E1769F">
              <w:rPr>
                <w:rStyle w:val="Hyperlink"/>
                <w:noProof/>
              </w:rPr>
              <w:t>Accommodation</w:t>
            </w:r>
            <w:r>
              <w:rPr>
                <w:noProof/>
                <w:webHidden/>
              </w:rPr>
              <w:tab/>
            </w:r>
            <w:r>
              <w:rPr>
                <w:noProof/>
                <w:webHidden/>
              </w:rPr>
              <w:fldChar w:fldCharType="begin"/>
            </w:r>
            <w:r>
              <w:rPr>
                <w:noProof/>
                <w:webHidden/>
              </w:rPr>
              <w:instrText xml:space="preserve"> PAGEREF _Toc237157695 \h </w:instrText>
            </w:r>
            <w:r>
              <w:rPr>
                <w:noProof/>
                <w:webHidden/>
              </w:rPr>
            </w:r>
            <w:r>
              <w:rPr>
                <w:noProof/>
                <w:webHidden/>
              </w:rPr>
              <w:fldChar w:fldCharType="separate"/>
            </w:r>
            <w:r>
              <w:rPr>
                <w:noProof/>
                <w:webHidden/>
              </w:rPr>
              <w:t>6</w:t>
            </w:r>
            <w:r>
              <w:rPr>
                <w:noProof/>
                <w:webHidden/>
              </w:rPr>
              <w:fldChar w:fldCharType="end"/>
            </w:r>
          </w:hyperlink>
        </w:p>
        <w:p w14:paraId="6BC8911C" w14:textId="1F9FC466" w:rsidR="006C5A27" w:rsidRDefault="006C5A27">
          <w:pPr>
            <w:pStyle w:val="TOC2"/>
            <w:tabs>
              <w:tab w:val="right" w:leader="dot" w:pos="9016"/>
            </w:tabs>
            <w:rPr>
              <w:rFonts w:eastAsiaTheme="minorEastAsia"/>
              <w:noProof/>
              <w:lang w:eastAsia="en-NZ"/>
            </w:rPr>
          </w:pPr>
          <w:hyperlink w:anchor="_Toc237157696" w:history="1">
            <w:r w:rsidRPr="00E1769F">
              <w:rPr>
                <w:rStyle w:val="Hyperlink"/>
                <w:noProof/>
              </w:rPr>
              <w:t>Text</w:t>
            </w:r>
            <w:r>
              <w:rPr>
                <w:noProof/>
                <w:webHidden/>
              </w:rPr>
              <w:tab/>
            </w:r>
            <w:r>
              <w:rPr>
                <w:noProof/>
                <w:webHidden/>
              </w:rPr>
              <w:fldChar w:fldCharType="begin"/>
            </w:r>
            <w:r>
              <w:rPr>
                <w:noProof/>
                <w:webHidden/>
              </w:rPr>
              <w:instrText xml:space="preserve"> PAGEREF _Toc237157696 \h </w:instrText>
            </w:r>
            <w:r>
              <w:rPr>
                <w:noProof/>
                <w:webHidden/>
              </w:rPr>
            </w:r>
            <w:r>
              <w:rPr>
                <w:noProof/>
                <w:webHidden/>
              </w:rPr>
              <w:fldChar w:fldCharType="separate"/>
            </w:r>
            <w:r>
              <w:rPr>
                <w:noProof/>
                <w:webHidden/>
              </w:rPr>
              <w:t>6</w:t>
            </w:r>
            <w:r>
              <w:rPr>
                <w:noProof/>
                <w:webHidden/>
              </w:rPr>
              <w:fldChar w:fldCharType="end"/>
            </w:r>
          </w:hyperlink>
        </w:p>
        <w:p w14:paraId="0873C12F" w14:textId="24311108" w:rsidR="006C5A27" w:rsidRDefault="006C5A27">
          <w:pPr>
            <w:pStyle w:val="TOC2"/>
            <w:tabs>
              <w:tab w:val="right" w:leader="dot" w:pos="9016"/>
            </w:tabs>
            <w:rPr>
              <w:rFonts w:eastAsiaTheme="minorEastAsia"/>
              <w:noProof/>
              <w:lang w:eastAsia="en-NZ"/>
            </w:rPr>
          </w:pPr>
          <w:hyperlink w:anchor="_Toc237157697" w:history="1">
            <w:r w:rsidRPr="00E1769F">
              <w:rPr>
                <w:rStyle w:val="Hyperlink"/>
                <w:noProof/>
              </w:rPr>
              <w:t>Image</w:t>
            </w:r>
            <w:r>
              <w:rPr>
                <w:noProof/>
                <w:webHidden/>
              </w:rPr>
              <w:tab/>
            </w:r>
            <w:r>
              <w:rPr>
                <w:noProof/>
                <w:webHidden/>
              </w:rPr>
              <w:fldChar w:fldCharType="begin"/>
            </w:r>
            <w:r>
              <w:rPr>
                <w:noProof/>
                <w:webHidden/>
              </w:rPr>
              <w:instrText xml:space="preserve"> PAGEREF _Toc237157697 \h </w:instrText>
            </w:r>
            <w:r>
              <w:rPr>
                <w:noProof/>
                <w:webHidden/>
              </w:rPr>
            </w:r>
            <w:r>
              <w:rPr>
                <w:noProof/>
                <w:webHidden/>
              </w:rPr>
              <w:fldChar w:fldCharType="separate"/>
            </w:r>
            <w:r>
              <w:rPr>
                <w:noProof/>
                <w:webHidden/>
              </w:rPr>
              <w:t>7</w:t>
            </w:r>
            <w:r>
              <w:rPr>
                <w:noProof/>
                <w:webHidden/>
              </w:rPr>
              <w:fldChar w:fldCharType="end"/>
            </w:r>
          </w:hyperlink>
        </w:p>
        <w:p w14:paraId="5BC6CBAA" w14:textId="54C3ACBA" w:rsidR="006C5A27" w:rsidRDefault="006C5A27">
          <w:pPr>
            <w:pStyle w:val="TOC1"/>
            <w:tabs>
              <w:tab w:val="right" w:leader="dot" w:pos="9016"/>
            </w:tabs>
            <w:rPr>
              <w:rFonts w:eastAsiaTheme="minorEastAsia"/>
              <w:noProof/>
              <w:lang w:eastAsia="en-NZ"/>
            </w:rPr>
          </w:pPr>
          <w:hyperlink w:anchor="_Toc237157698" w:history="1">
            <w:r w:rsidRPr="00E1769F">
              <w:rPr>
                <w:rStyle w:val="Hyperlink"/>
                <w:noProof/>
              </w:rPr>
              <w:t>About</w:t>
            </w:r>
            <w:r>
              <w:rPr>
                <w:noProof/>
                <w:webHidden/>
              </w:rPr>
              <w:tab/>
            </w:r>
            <w:r>
              <w:rPr>
                <w:noProof/>
                <w:webHidden/>
              </w:rPr>
              <w:fldChar w:fldCharType="begin"/>
            </w:r>
            <w:r>
              <w:rPr>
                <w:noProof/>
                <w:webHidden/>
              </w:rPr>
              <w:instrText xml:space="preserve"> PAGEREF _Toc237157698 \h </w:instrText>
            </w:r>
            <w:r>
              <w:rPr>
                <w:noProof/>
                <w:webHidden/>
              </w:rPr>
            </w:r>
            <w:r>
              <w:rPr>
                <w:noProof/>
                <w:webHidden/>
              </w:rPr>
              <w:fldChar w:fldCharType="separate"/>
            </w:r>
            <w:r>
              <w:rPr>
                <w:noProof/>
                <w:webHidden/>
              </w:rPr>
              <w:t>7</w:t>
            </w:r>
            <w:r>
              <w:rPr>
                <w:noProof/>
                <w:webHidden/>
              </w:rPr>
              <w:fldChar w:fldCharType="end"/>
            </w:r>
          </w:hyperlink>
        </w:p>
        <w:p w14:paraId="74801D4F" w14:textId="5C99E7B4" w:rsidR="006C5A27" w:rsidRDefault="006C5A27">
          <w:pPr>
            <w:pStyle w:val="TOC2"/>
            <w:tabs>
              <w:tab w:val="right" w:leader="dot" w:pos="9016"/>
            </w:tabs>
            <w:rPr>
              <w:rFonts w:eastAsiaTheme="minorEastAsia"/>
              <w:noProof/>
              <w:lang w:eastAsia="en-NZ"/>
            </w:rPr>
          </w:pPr>
          <w:hyperlink w:anchor="_Toc237157699" w:history="1">
            <w:r w:rsidRPr="00E1769F">
              <w:rPr>
                <w:rStyle w:val="Hyperlink"/>
                <w:noProof/>
              </w:rPr>
              <w:t>Text</w:t>
            </w:r>
            <w:r>
              <w:rPr>
                <w:noProof/>
                <w:webHidden/>
              </w:rPr>
              <w:tab/>
            </w:r>
            <w:r>
              <w:rPr>
                <w:noProof/>
                <w:webHidden/>
              </w:rPr>
              <w:fldChar w:fldCharType="begin"/>
            </w:r>
            <w:r>
              <w:rPr>
                <w:noProof/>
                <w:webHidden/>
              </w:rPr>
              <w:instrText xml:space="preserve"> PAGEREF _Toc237157699 \h </w:instrText>
            </w:r>
            <w:r>
              <w:rPr>
                <w:noProof/>
                <w:webHidden/>
              </w:rPr>
            </w:r>
            <w:r>
              <w:rPr>
                <w:noProof/>
                <w:webHidden/>
              </w:rPr>
              <w:fldChar w:fldCharType="separate"/>
            </w:r>
            <w:r>
              <w:rPr>
                <w:noProof/>
                <w:webHidden/>
              </w:rPr>
              <w:t>7</w:t>
            </w:r>
            <w:r>
              <w:rPr>
                <w:noProof/>
                <w:webHidden/>
              </w:rPr>
              <w:fldChar w:fldCharType="end"/>
            </w:r>
          </w:hyperlink>
        </w:p>
        <w:p w14:paraId="71F156C2" w14:textId="0FB969AD" w:rsidR="006C5A27" w:rsidRDefault="006C5A27">
          <w:pPr>
            <w:pStyle w:val="TOC2"/>
            <w:tabs>
              <w:tab w:val="right" w:leader="dot" w:pos="9016"/>
            </w:tabs>
            <w:rPr>
              <w:rFonts w:eastAsiaTheme="minorEastAsia"/>
              <w:noProof/>
              <w:lang w:eastAsia="en-NZ"/>
            </w:rPr>
          </w:pPr>
          <w:hyperlink w:anchor="_Toc237157700" w:history="1">
            <w:r w:rsidRPr="00E1769F">
              <w:rPr>
                <w:rStyle w:val="Hyperlink"/>
                <w:noProof/>
              </w:rPr>
              <w:t>Images</w:t>
            </w:r>
            <w:r>
              <w:rPr>
                <w:noProof/>
                <w:webHidden/>
              </w:rPr>
              <w:tab/>
            </w:r>
            <w:r>
              <w:rPr>
                <w:noProof/>
                <w:webHidden/>
              </w:rPr>
              <w:fldChar w:fldCharType="begin"/>
            </w:r>
            <w:r>
              <w:rPr>
                <w:noProof/>
                <w:webHidden/>
              </w:rPr>
              <w:instrText xml:space="preserve"> PAGEREF _Toc237157700 \h </w:instrText>
            </w:r>
            <w:r>
              <w:rPr>
                <w:noProof/>
                <w:webHidden/>
              </w:rPr>
            </w:r>
            <w:r>
              <w:rPr>
                <w:noProof/>
                <w:webHidden/>
              </w:rPr>
              <w:fldChar w:fldCharType="separate"/>
            </w:r>
            <w:r>
              <w:rPr>
                <w:noProof/>
                <w:webHidden/>
              </w:rPr>
              <w:t>8</w:t>
            </w:r>
            <w:r>
              <w:rPr>
                <w:noProof/>
                <w:webHidden/>
              </w:rPr>
              <w:fldChar w:fldCharType="end"/>
            </w:r>
          </w:hyperlink>
        </w:p>
        <w:p w14:paraId="529A4271" w14:textId="48B73345" w:rsidR="006C5A27" w:rsidRDefault="006C5A27">
          <w:pPr>
            <w:pStyle w:val="TOC1"/>
            <w:tabs>
              <w:tab w:val="right" w:leader="dot" w:pos="9016"/>
            </w:tabs>
            <w:rPr>
              <w:rFonts w:eastAsiaTheme="minorEastAsia"/>
              <w:noProof/>
              <w:lang w:eastAsia="en-NZ"/>
            </w:rPr>
          </w:pPr>
          <w:hyperlink w:anchor="_Toc237157701" w:history="1">
            <w:r w:rsidRPr="00E1769F">
              <w:rPr>
                <w:rStyle w:val="Hyperlink"/>
                <w:noProof/>
              </w:rPr>
              <w:t>Gallery</w:t>
            </w:r>
            <w:r>
              <w:rPr>
                <w:noProof/>
                <w:webHidden/>
              </w:rPr>
              <w:tab/>
            </w:r>
            <w:r>
              <w:rPr>
                <w:noProof/>
                <w:webHidden/>
              </w:rPr>
              <w:fldChar w:fldCharType="begin"/>
            </w:r>
            <w:r>
              <w:rPr>
                <w:noProof/>
                <w:webHidden/>
              </w:rPr>
              <w:instrText xml:space="preserve"> PAGEREF _Toc237157701 \h </w:instrText>
            </w:r>
            <w:r>
              <w:rPr>
                <w:noProof/>
                <w:webHidden/>
              </w:rPr>
            </w:r>
            <w:r>
              <w:rPr>
                <w:noProof/>
                <w:webHidden/>
              </w:rPr>
              <w:fldChar w:fldCharType="separate"/>
            </w:r>
            <w:r>
              <w:rPr>
                <w:noProof/>
                <w:webHidden/>
              </w:rPr>
              <w:t>8</w:t>
            </w:r>
            <w:r>
              <w:rPr>
                <w:noProof/>
                <w:webHidden/>
              </w:rPr>
              <w:fldChar w:fldCharType="end"/>
            </w:r>
          </w:hyperlink>
        </w:p>
        <w:p w14:paraId="02F3CD89" w14:textId="47F25FB2" w:rsidR="006C5A27" w:rsidRDefault="006C5A27">
          <w:pPr>
            <w:pStyle w:val="TOC2"/>
            <w:tabs>
              <w:tab w:val="right" w:leader="dot" w:pos="9016"/>
            </w:tabs>
            <w:rPr>
              <w:rFonts w:eastAsiaTheme="minorEastAsia"/>
              <w:noProof/>
              <w:lang w:eastAsia="en-NZ"/>
            </w:rPr>
          </w:pPr>
          <w:hyperlink w:anchor="_Toc237157702" w:history="1">
            <w:r w:rsidRPr="00E1769F">
              <w:rPr>
                <w:rStyle w:val="Hyperlink"/>
                <w:noProof/>
              </w:rPr>
              <w:t>Images</w:t>
            </w:r>
            <w:r>
              <w:rPr>
                <w:noProof/>
                <w:webHidden/>
              </w:rPr>
              <w:tab/>
            </w:r>
            <w:r>
              <w:rPr>
                <w:noProof/>
                <w:webHidden/>
              </w:rPr>
              <w:fldChar w:fldCharType="begin"/>
            </w:r>
            <w:r>
              <w:rPr>
                <w:noProof/>
                <w:webHidden/>
              </w:rPr>
              <w:instrText xml:space="preserve"> PAGEREF _Toc237157702 \h </w:instrText>
            </w:r>
            <w:r>
              <w:rPr>
                <w:noProof/>
                <w:webHidden/>
              </w:rPr>
            </w:r>
            <w:r>
              <w:rPr>
                <w:noProof/>
                <w:webHidden/>
              </w:rPr>
              <w:fldChar w:fldCharType="separate"/>
            </w:r>
            <w:r>
              <w:rPr>
                <w:noProof/>
                <w:webHidden/>
              </w:rPr>
              <w:t>8</w:t>
            </w:r>
            <w:r>
              <w:rPr>
                <w:noProof/>
                <w:webHidden/>
              </w:rPr>
              <w:fldChar w:fldCharType="end"/>
            </w:r>
          </w:hyperlink>
        </w:p>
        <w:p w14:paraId="5E20A422" w14:textId="26285C05" w:rsidR="006C5A27" w:rsidRDefault="006C5A27">
          <w:pPr>
            <w:pStyle w:val="TOC1"/>
            <w:tabs>
              <w:tab w:val="right" w:leader="dot" w:pos="9016"/>
            </w:tabs>
            <w:rPr>
              <w:rFonts w:eastAsiaTheme="minorEastAsia"/>
              <w:noProof/>
              <w:lang w:eastAsia="en-NZ"/>
            </w:rPr>
          </w:pPr>
          <w:hyperlink w:anchor="_Toc237157703" w:history="1">
            <w:r w:rsidRPr="00E1769F">
              <w:rPr>
                <w:rStyle w:val="Hyperlink"/>
                <w:noProof/>
              </w:rPr>
              <w:t>Testimonials</w:t>
            </w:r>
            <w:r>
              <w:rPr>
                <w:noProof/>
                <w:webHidden/>
              </w:rPr>
              <w:tab/>
            </w:r>
            <w:r>
              <w:rPr>
                <w:noProof/>
                <w:webHidden/>
              </w:rPr>
              <w:fldChar w:fldCharType="begin"/>
            </w:r>
            <w:r>
              <w:rPr>
                <w:noProof/>
                <w:webHidden/>
              </w:rPr>
              <w:instrText xml:space="preserve"> PAGEREF _Toc237157703 \h </w:instrText>
            </w:r>
            <w:r>
              <w:rPr>
                <w:noProof/>
                <w:webHidden/>
              </w:rPr>
            </w:r>
            <w:r>
              <w:rPr>
                <w:noProof/>
                <w:webHidden/>
              </w:rPr>
              <w:fldChar w:fldCharType="separate"/>
            </w:r>
            <w:r>
              <w:rPr>
                <w:noProof/>
                <w:webHidden/>
              </w:rPr>
              <w:t>8</w:t>
            </w:r>
            <w:r>
              <w:rPr>
                <w:noProof/>
                <w:webHidden/>
              </w:rPr>
              <w:fldChar w:fldCharType="end"/>
            </w:r>
          </w:hyperlink>
        </w:p>
        <w:p w14:paraId="2545A25E" w14:textId="5438CB73" w:rsidR="006C5A27" w:rsidRDefault="006C5A27">
          <w:pPr>
            <w:pStyle w:val="TOC1"/>
            <w:tabs>
              <w:tab w:val="right" w:leader="dot" w:pos="9016"/>
            </w:tabs>
            <w:rPr>
              <w:rFonts w:eastAsiaTheme="minorEastAsia"/>
              <w:noProof/>
              <w:lang w:eastAsia="en-NZ"/>
            </w:rPr>
          </w:pPr>
          <w:hyperlink w:anchor="_Toc237157704" w:history="1">
            <w:r w:rsidRPr="00E1769F">
              <w:rPr>
                <w:rStyle w:val="Hyperlink"/>
                <w:noProof/>
              </w:rPr>
              <w:t>Contact</w:t>
            </w:r>
            <w:r>
              <w:rPr>
                <w:noProof/>
                <w:webHidden/>
              </w:rPr>
              <w:tab/>
            </w:r>
            <w:r>
              <w:rPr>
                <w:noProof/>
                <w:webHidden/>
              </w:rPr>
              <w:fldChar w:fldCharType="begin"/>
            </w:r>
            <w:r>
              <w:rPr>
                <w:noProof/>
                <w:webHidden/>
              </w:rPr>
              <w:instrText xml:space="preserve"> PAGEREF _Toc237157704 \h </w:instrText>
            </w:r>
            <w:r>
              <w:rPr>
                <w:noProof/>
                <w:webHidden/>
              </w:rPr>
            </w:r>
            <w:r>
              <w:rPr>
                <w:noProof/>
                <w:webHidden/>
              </w:rPr>
              <w:fldChar w:fldCharType="separate"/>
            </w:r>
            <w:r>
              <w:rPr>
                <w:noProof/>
                <w:webHidden/>
              </w:rPr>
              <w:t>8</w:t>
            </w:r>
            <w:r>
              <w:rPr>
                <w:noProof/>
                <w:webHidden/>
              </w:rPr>
              <w:fldChar w:fldCharType="end"/>
            </w:r>
          </w:hyperlink>
        </w:p>
        <w:p w14:paraId="62B47B0F" w14:textId="7B72BDD9" w:rsidR="006C5A27" w:rsidRDefault="006C5A27">
          <w:r>
            <w:rPr>
              <w:b/>
              <w:bCs/>
              <w:noProof/>
            </w:rPr>
            <w:fldChar w:fldCharType="end"/>
          </w:r>
        </w:p>
      </w:sdtContent>
    </w:sdt>
    <w:p w14:paraId="699CA917" w14:textId="77777777" w:rsidR="006C5A27" w:rsidRDefault="006C5A27">
      <w:pPr>
        <w:rPr>
          <w:rFonts w:asciiTheme="majorHAnsi" w:eastAsiaTheme="majorEastAsia" w:hAnsiTheme="majorHAnsi" w:cstheme="majorBidi"/>
          <w:color w:val="0F4761" w:themeColor="accent1" w:themeShade="BF"/>
          <w:sz w:val="40"/>
          <w:szCs w:val="40"/>
        </w:rPr>
      </w:pPr>
      <w:r>
        <w:br w:type="page"/>
      </w:r>
    </w:p>
    <w:p w14:paraId="103DCA94" w14:textId="4C120027" w:rsidR="00A85252" w:rsidRDefault="00A85252" w:rsidP="00876104">
      <w:pPr>
        <w:pStyle w:val="Heading1"/>
      </w:pPr>
      <w:bookmarkStart w:id="0" w:name="_Toc237157687"/>
      <w:r>
        <w:lastRenderedPageBreak/>
        <w:t>Home Page</w:t>
      </w:r>
      <w:bookmarkEnd w:id="0"/>
    </w:p>
    <w:p w14:paraId="788CA335" w14:textId="77777777" w:rsidR="00A85252" w:rsidRDefault="00A85252" w:rsidP="006C5A27">
      <w:pPr>
        <w:pStyle w:val="Heading2"/>
      </w:pPr>
      <w:bookmarkStart w:id="1" w:name="_Toc237157688"/>
      <w:r>
        <w:t>Text</w:t>
      </w:r>
      <w:bookmarkEnd w:id="1"/>
    </w:p>
    <w:p w14:paraId="0D66407C" w14:textId="77777777" w:rsidR="00A85252" w:rsidRPr="00A85252" w:rsidRDefault="00A85252" w:rsidP="00A85252">
      <w:pPr>
        <w:rPr>
          <w:b/>
          <w:bCs/>
        </w:rPr>
      </w:pPr>
      <w:r w:rsidRPr="00A85252">
        <w:rPr>
          <w:b/>
          <w:bCs/>
        </w:rPr>
        <w:t>Your Trusted Partner in Northland</w:t>
      </w:r>
    </w:p>
    <w:p w14:paraId="26C484A1" w14:textId="77777777" w:rsidR="00A85252" w:rsidRPr="00A85252" w:rsidRDefault="00A85252" w:rsidP="00A85252">
      <w:r w:rsidRPr="00A85252">
        <w:t>Professional care for visiting and locally berthed vessels</w:t>
      </w:r>
    </w:p>
    <w:p w14:paraId="5C20D513" w14:textId="77777777" w:rsidR="00A85252" w:rsidRPr="00A85252" w:rsidRDefault="00A85252" w:rsidP="00A85252">
      <w:r w:rsidRPr="00A85252">
        <w:t xml:space="preserve">Whangarei Yacht Support provides comprehensive </w:t>
      </w:r>
      <w:proofErr w:type="spellStart"/>
      <w:r w:rsidRPr="00A85252">
        <w:t>guardianage</w:t>
      </w:r>
      <w:proofErr w:type="spellEnd"/>
      <w:r w:rsidRPr="00A85252">
        <w:t>, project management, and owner representative services for yacht owners from around the world. Whether undertaking a refit, managing repairs or need reliable care while away, we deliver peace of mind with meticulous attention to detail.</w:t>
      </w:r>
    </w:p>
    <w:p w14:paraId="729B29C4" w14:textId="12B07ED4" w:rsidR="00A85252" w:rsidRDefault="00A85252" w:rsidP="00A85252">
      <w:r w:rsidRPr="00A85252">
        <w:t>From weekly inspections and storm preparation to full refit management and luxury accommodation at Totara Apartment</w:t>
      </w:r>
      <w:ins w:id="2" w:author="Stephen P" w:date="2026-08-09T09:33:00Z" w16du:dateUtc="2026-08-08T21:33:00Z">
        <w:r w:rsidR="006D5BAE">
          <w:t xml:space="preserve"> in Whangarei</w:t>
        </w:r>
      </w:ins>
      <w:r w:rsidRPr="00A85252">
        <w:t>, we handle every aspect of your vessel's care with professionalism and local expertise.</w:t>
      </w:r>
    </w:p>
    <w:p w14:paraId="703F6447" w14:textId="77777777" w:rsidR="00A85252" w:rsidRDefault="00A85252" w:rsidP="00A85252"/>
    <w:p w14:paraId="5B65A99C" w14:textId="77777777" w:rsidR="00A85252" w:rsidRPr="00A85252" w:rsidRDefault="00A85252" w:rsidP="00A85252">
      <w:pPr>
        <w:rPr>
          <w:b/>
          <w:bCs/>
        </w:rPr>
      </w:pPr>
      <w:r w:rsidRPr="00A85252">
        <w:rPr>
          <w:b/>
          <w:bCs/>
        </w:rPr>
        <w:t>Our Services</w:t>
      </w:r>
    </w:p>
    <w:p w14:paraId="6628B95C" w14:textId="77777777" w:rsidR="00A85252" w:rsidRPr="00A85252" w:rsidRDefault="00A85252" w:rsidP="00A85252">
      <w:r w:rsidRPr="00A85252">
        <w:t>Comprehensive yacht care tailored to your needs</w:t>
      </w:r>
    </w:p>
    <w:p w14:paraId="435BE9A5" w14:textId="77777777" w:rsidR="00A85252" w:rsidRPr="006C5A27" w:rsidRDefault="00A85252" w:rsidP="006C5A27">
      <w:pPr>
        <w:rPr>
          <w:rStyle w:val="Hyperlink"/>
          <w:color w:val="auto"/>
          <w:u w:val="none"/>
        </w:rPr>
      </w:pPr>
      <w:r w:rsidRPr="006C5A27">
        <w:fldChar w:fldCharType="begin"/>
      </w:r>
      <w:r w:rsidRPr="006C5A27">
        <w:instrText>HYPERLINK "http://localhost:3000/yacht-guardianage"</w:instrText>
      </w:r>
      <w:r w:rsidRPr="006C5A27">
        <w:fldChar w:fldCharType="separate"/>
      </w:r>
    </w:p>
    <w:p w14:paraId="381F3602" w14:textId="77777777" w:rsidR="00A85252" w:rsidRPr="006C5A27" w:rsidRDefault="00A85252" w:rsidP="006C5A27">
      <w:pPr>
        <w:rPr>
          <w:rStyle w:val="Hyperlink"/>
          <w:b/>
          <w:bCs/>
          <w:color w:val="auto"/>
          <w:u w:val="none"/>
        </w:rPr>
      </w:pPr>
      <w:r w:rsidRPr="006C5A27">
        <w:rPr>
          <w:rStyle w:val="Hyperlink"/>
          <w:b/>
          <w:bCs/>
          <w:color w:val="auto"/>
          <w:u w:val="none"/>
        </w:rPr>
        <w:t>Yacht Guardianage</w:t>
      </w:r>
    </w:p>
    <w:p w14:paraId="2067C71E" w14:textId="77777777" w:rsidR="00A85252" w:rsidRPr="006C5A27" w:rsidRDefault="00A85252" w:rsidP="006C5A27">
      <w:pPr>
        <w:rPr>
          <w:rStyle w:val="Hyperlink"/>
          <w:color w:val="auto"/>
          <w:u w:val="none"/>
        </w:rPr>
      </w:pPr>
      <w:r w:rsidRPr="006C5A27">
        <w:rPr>
          <w:rStyle w:val="Hyperlink"/>
          <w:color w:val="auto"/>
          <w:u w:val="none"/>
        </w:rPr>
        <w:t>Weekly, fortnightly, or monthly inspections with detailed reports, storm preparation, and complete vessel care while you're away.</w:t>
      </w:r>
    </w:p>
    <w:p w14:paraId="484E7BF3" w14:textId="77777777" w:rsidR="00A85252" w:rsidRPr="006C5A27" w:rsidRDefault="00A85252" w:rsidP="006C5A27">
      <w:pPr>
        <w:rPr>
          <w:rStyle w:val="Hyperlink"/>
          <w:color w:val="auto"/>
          <w:u w:val="none"/>
        </w:rPr>
      </w:pPr>
      <w:r w:rsidRPr="006C5A27">
        <w:fldChar w:fldCharType="end"/>
      </w:r>
      <w:r w:rsidRPr="006C5A27">
        <w:fldChar w:fldCharType="begin"/>
      </w:r>
      <w:r w:rsidRPr="006C5A27">
        <w:instrText>HYPERLINK "http://localhost:3000/project-management"</w:instrText>
      </w:r>
      <w:r w:rsidRPr="006C5A27">
        <w:fldChar w:fldCharType="separate"/>
      </w:r>
    </w:p>
    <w:p w14:paraId="05F60002" w14:textId="77777777" w:rsidR="00A85252" w:rsidRPr="006C5A27" w:rsidRDefault="00A85252" w:rsidP="006C5A27">
      <w:pPr>
        <w:rPr>
          <w:rStyle w:val="Hyperlink"/>
          <w:b/>
          <w:bCs/>
          <w:color w:val="auto"/>
          <w:u w:val="none"/>
        </w:rPr>
      </w:pPr>
      <w:r w:rsidRPr="006C5A27">
        <w:rPr>
          <w:rStyle w:val="Hyperlink"/>
          <w:b/>
          <w:bCs/>
          <w:color w:val="auto"/>
          <w:u w:val="none"/>
        </w:rPr>
        <w:t>Project Management</w:t>
      </w:r>
    </w:p>
    <w:p w14:paraId="496B0153" w14:textId="77777777" w:rsidR="00A85252" w:rsidRPr="006C5A27" w:rsidRDefault="00A85252" w:rsidP="006C5A27">
      <w:pPr>
        <w:rPr>
          <w:rStyle w:val="Hyperlink"/>
          <w:color w:val="auto"/>
          <w:u w:val="none"/>
        </w:rPr>
      </w:pPr>
      <w:r w:rsidRPr="006C5A27">
        <w:rPr>
          <w:rStyle w:val="Hyperlink"/>
          <w:color w:val="auto"/>
          <w:u w:val="none"/>
        </w:rPr>
        <w:t>Owner representative services including refit management, contractor coordination, budget tracking, and progress reporting.</w:t>
      </w:r>
    </w:p>
    <w:p w14:paraId="291EBAA0" w14:textId="77777777" w:rsidR="00A85252" w:rsidRPr="006C5A27" w:rsidRDefault="00A85252" w:rsidP="006C5A27">
      <w:pPr>
        <w:rPr>
          <w:rStyle w:val="Hyperlink"/>
          <w:color w:val="auto"/>
          <w:u w:val="none"/>
        </w:rPr>
      </w:pPr>
      <w:r w:rsidRPr="006C5A27">
        <w:fldChar w:fldCharType="end"/>
      </w:r>
      <w:r w:rsidRPr="006C5A27">
        <w:fldChar w:fldCharType="begin"/>
      </w:r>
      <w:r w:rsidRPr="006C5A27">
        <w:instrText>HYPERLINK "http://localhost:3000/accommodation"</w:instrText>
      </w:r>
      <w:r w:rsidRPr="006C5A27">
        <w:fldChar w:fldCharType="separate"/>
      </w:r>
    </w:p>
    <w:p w14:paraId="1AEA4E11" w14:textId="77777777" w:rsidR="00A85252" w:rsidRPr="006C5A27" w:rsidRDefault="00A85252" w:rsidP="006C5A27">
      <w:pPr>
        <w:rPr>
          <w:rStyle w:val="Hyperlink"/>
          <w:b/>
          <w:bCs/>
          <w:color w:val="auto"/>
          <w:u w:val="none"/>
        </w:rPr>
      </w:pPr>
      <w:r w:rsidRPr="006C5A27">
        <w:rPr>
          <w:rStyle w:val="Hyperlink"/>
          <w:b/>
          <w:bCs/>
          <w:color w:val="auto"/>
          <w:u w:val="none"/>
        </w:rPr>
        <w:t>Totara Apartment</w:t>
      </w:r>
    </w:p>
    <w:p w14:paraId="29C18FA9" w14:textId="552190AE" w:rsidR="00A85252" w:rsidRPr="006C5A27" w:rsidRDefault="00A85252" w:rsidP="006C5A27">
      <w:pPr>
        <w:rPr>
          <w:rStyle w:val="Hyperlink"/>
          <w:color w:val="auto"/>
          <w:u w:val="none"/>
        </w:rPr>
      </w:pPr>
      <w:r w:rsidRPr="006C5A27">
        <w:rPr>
          <w:rStyle w:val="Hyperlink"/>
          <w:color w:val="auto"/>
          <w:u w:val="none"/>
        </w:rPr>
        <w:t xml:space="preserve">Luxury accommodation ideal for yacht owners during refits, visiting family, or time off the boat — </w:t>
      </w:r>
      <w:del w:id="3" w:author="Stephen P" w:date="2026-08-09T09:34:00Z" w16du:dateUtc="2026-08-08T21:34:00Z">
        <w:r w:rsidRPr="006C5A27" w:rsidDel="006D5BAE">
          <w:rPr>
            <w:rStyle w:val="Hyperlink"/>
            <w:color w:val="auto"/>
            <w:u w:val="none"/>
          </w:rPr>
          <w:delText>steps</w:delText>
        </w:r>
      </w:del>
      <w:r w:rsidRPr="006C5A27">
        <w:rPr>
          <w:rStyle w:val="Hyperlink"/>
          <w:color w:val="auto"/>
          <w:u w:val="none"/>
        </w:rPr>
        <w:t xml:space="preserve"> </w:t>
      </w:r>
      <w:ins w:id="4" w:author="Stephen P" w:date="2026-08-09T09:35:00Z" w16du:dateUtc="2026-08-08T21:35:00Z">
        <w:r w:rsidR="006D5BAE">
          <w:rPr>
            <w:rStyle w:val="Hyperlink"/>
            <w:color w:val="auto"/>
            <w:u w:val="none"/>
          </w:rPr>
          <w:t xml:space="preserve">close to </w:t>
        </w:r>
      </w:ins>
      <w:del w:id="5" w:author="Stephen P" w:date="2026-08-09T09:35:00Z" w16du:dateUtc="2026-08-08T21:35:00Z">
        <w:r w:rsidRPr="006C5A27" w:rsidDel="006D5BAE">
          <w:rPr>
            <w:rStyle w:val="Hyperlink"/>
            <w:color w:val="auto"/>
            <w:u w:val="none"/>
          </w:rPr>
          <w:delText>from</w:delText>
        </w:r>
      </w:del>
      <w:r w:rsidRPr="006C5A27">
        <w:rPr>
          <w:rStyle w:val="Hyperlink"/>
          <w:color w:val="auto"/>
          <w:u w:val="none"/>
        </w:rPr>
        <w:t xml:space="preserve"> </w:t>
      </w:r>
      <w:ins w:id="6" w:author="Stephen P" w:date="2026-08-09T09:35:00Z" w16du:dateUtc="2026-08-08T21:35:00Z">
        <w:r w:rsidR="006D5BAE">
          <w:rPr>
            <w:rStyle w:val="Hyperlink"/>
            <w:color w:val="auto"/>
            <w:u w:val="none"/>
          </w:rPr>
          <w:t>Whangarei</w:t>
        </w:r>
      </w:ins>
      <w:del w:id="7" w:author="Stephen P" w:date="2026-08-09T09:35:00Z" w16du:dateUtc="2026-08-08T21:35:00Z">
        <w:r w:rsidRPr="006C5A27" w:rsidDel="006D5BAE">
          <w:rPr>
            <w:rStyle w:val="Hyperlink"/>
            <w:color w:val="auto"/>
            <w:u w:val="none"/>
          </w:rPr>
          <w:delText>the</w:delText>
        </w:r>
      </w:del>
      <w:r w:rsidRPr="006C5A27">
        <w:rPr>
          <w:rStyle w:val="Hyperlink"/>
          <w:color w:val="auto"/>
          <w:u w:val="none"/>
        </w:rPr>
        <w:t xml:space="preserve"> marina</w:t>
      </w:r>
      <w:ins w:id="8" w:author="Stephen P" w:date="2026-08-09T09:35:00Z" w16du:dateUtc="2026-08-08T21:35:00Z">
        <w:r w:rsidR="006D5BAE">
          <w:rPr>
            <w:rStyle w:val="Hyperlink"/>
            <w:color w:val="auto"/>
            <w:u w:val="none"/>
          </w:rPr>
          <w:t xml:space="preserve">s and </w:t>
        </w:r>
        <w:proofErr w:type="spellStart"/>
        <w:r w:rsidR="006D5BAE">
          <w:rPr>
            <w:rStyle w:val="Hyperlink"/>
            <w:color w:val="auto"/>
            <w:u w:val="none"/>
          </w:rPr>
          <w:t>haulout</w:t>
        </w:r>
        <w:proofErr w:type="spellEnd"/>
        <w:r w:rsidR="006D5BAE">
          <w:rPr>
            <w:rStyle w:val="Hyperlink"/>
            <w:color w:val="auto"/>
            <w:u w:val="none"/>
          </w:rPr>
          <w:t xml:space="preserve"> yards</w:t>
        </w:r>
      </w:ins>
      <w:r w:rsidRPr="006C5A27">
        <w:rPr>
          <w:rStyle w:val="Hyperlink"/>
          <w:color w:val="auto"/>
          <w:u w:val="none"/>
        </w:rPr>
        <w:t>.</w:t>
      </w:r>
    </w:p>
    <w:p w14:paraId="01B103B1" w14:textId="77777777" w:rsidR="00A85252" w:rsidRPr="00A85252" w:rsidRDefault="00A85252" w:rsidP="006C5A27">
      <w:r w:rsidRPr="006C5A27">
        <w:fldChar w:fldCharType="end"/>
      </w:r>
    </w:p>
    <w:p w14:paraId="51328322" w14:textId="1B332F84" w:rsidR="00A85252" w:rsidRPr="00A85252" w:rsidDel="00F42535" w:rsidRDefault="00A85252" w:rsidP="00A85252">
      <w:pPr>
        <w:rPr>
          <w:del w:id="9" w:author="Stephen P" w:date="2026-08-09T09:48:00Z" w16du:dateUtc="2026-08-08T21:48:00Z"/>
          <w:b/>
          <w:bCs/>
        </w:rPr>
      </w:pPr>
      <w:del w:id="10" w:author="Stephen P" w:date="2026-08-09T09:48:00Z" w16du:dateUtc="2026-08-08T21:48:00Z">
        <w:r w:rsidRPr="00A85252" w:rsidDel="00F42535">
          <w:rPr>
            <w:b/>
            <w:bCs/>
          </w:rPr>
          <w:delText>Why Choose Whangarei Yacht Support</w:delText>
        </w:r>
      </w:del>
    </w:p>
    <w:p w14:paraId="19DD9B8D" w14:textId="680EFDEE" w:rsidR="00A85252" w:rsidDel="006D5BAE" w:rsidRDefault="00A85252" w:rsidP="00A85252">
      <w:pPr>
        <w:rPr>
          <w:del w:id="11" w:author="Stephen P" w:date="2026-08-09T09:36:00Z" w16du:dateUtc="2026-08-08T21:36:00Z"/>
        </w:rPr>
      </w:pPr>
      <w:del w:id="12" w:author="Stephen P" w:date="2026-08-09T09:36:00Z" w16du:dateUtc="2026-08-08T21:36:00Z">
        <w:r w:rsidDel="006D5BAE">
          <w:delText>The difference that local expertise and dedication makes</w:delText>
        </w:r>
      </w:del>
    </w:p>
    <w:p w14:paraId="65A52EC9" w14:textId="15B2A49C" w:rsidR="00A85252" w:rsidDel="00F42535" w:rsidRDefault="00A85252" w:rsidP="00A85252">
      <w:pPr>
        <w:rPr>
          <w:del w:id="13" w:author="Stephen P" w:date="2026-08-09T09:48:00Z" w16du:dateUtc="2026-08-08T21:48:00Z"/>
        </w:rPr>
      </w:pPr>
    </w:p>
    <w:p w14:paraId="0D00C890" w14:textId="0161BD5B" w:rsidR="00A85252" w:rsidRPr="00A85252" w:rsidDel="00F42535" w:rsidRDefault="00A85252" w:rsidP="00A85252">
      <w:pPr>
        <w:rPr>
          <w:del w:id="14" w:author="Stephen P" w:date="2026-08-09T09:48:00Z" w16du:dateUtc="2026-08-08T21:48:00Z"/>
          <w:b/>
          <w:bCs/>
        </w:rPr>
      </w:pPr>
      <w:del w:id="15" w:author="Stephen P" w:date="2026-08-09T09:48:00Z" w16du:dateUtc="2026-08-08T21:48:00Z">
        <w:r w:rsidRPr="00A85252" w:rsidDel="00F42535">
          <w:rPr>
            <w:b/>
            <w:bCs/>
          </w:rPr>
          <w:lastRenderedPageBreak/>
          <w:delText>Local Expertise</w:delText>
        </w:r>
      </w:del>
    </w:p>
    <w:p w14:paraId="721AF33B" w14:textId="1DAA06E1" w:rsidR="00A85252" w:rsidDel="00F42535" w:rsidRDefault="00A85252" w:rsidP="00A85252">
      <w:pPr>
        <w:rPr>
          <w:del w:id="16" w:author="Stephen P" w:date="2026-08-09T09:48:00Z" w16du:dateUtc="2026-08-08T21:48:00Z"/>
        </w:rPr>
      </w:pPr>
      <w:del w:id="17" w:author="Stephen P" w:date="2026-08-09T09:48:00Z" w16du:dateUtc="2026-08-08T21:48:00Z">
        <w:r w:rsidDel="00F42535">
          <w:delText>Deep knowledge of Whangarei Marina services, from haulout yards to the best contractors to use.</w:delText>
        </w:r>
      </w:del>
    </w:p>
    <w:p w14:paraId="0EF2241C" w14:textId="1ED6AFC5" w:rsidR="00A85252" w:rsidRPr="00A85252" w:rsidDel="00F42535" w:rsidRDefault="00A85252" w:rsidP="00A85252">
      <w:pPr>
        <w:rPr>
          <w:del w:id="18" w:author="Stephen P" w:date="2026-08-09T09:48:00Z" w16du:dateUtc="2026-08-08T21:48:00Z"/>
          <w:b/>
          <w:bCs/>
        </w:rPr>
      </w:pPr>
    </w:p>
    <w:p w14:paraId="7A5FFB71" w14:textId="2D21E93A" w:rsidR="00A85252" w:rsidRPr="00A85252" w:rsidDel="00F42535" w:rsidRDefault="00A85252" w:rsidP="00A85252">
      <w:pPr>
        <w:rPr>
          <w:del w:id="19" w:author="Stephen P" w:date="2026-08-09T09:48:00Z" w16du:dateUtc="2026-08-08T21:48:00Z"/>
          <w:b/>
          <w:bCs/>
        </w:rPr>
      </w:pPr>
      <w:del w:id="20" w:author="Stephen P" w:date="2026-08-09T09:48:00Z" w16du:dateUtc="2026-08-08T21:48:00Z">
        <w:r w:rsidRPr="00A85252" w:rsidDel="00F42535">
          <w:rPr>
            <w:b/>
            <w:bCs/>
          </w:rPr>
          <w:delText>Proven Track Record</w:delText>
        </w:r>
      </w:del>
    </w:p>
    <w:p w14:paraId="4F3E23DF" w14:textId="08FD314D" w:rsidR="00A85252" w:rsidDel="00F42535" w:rsidRDefault="00A85252" w:rsidP="00A85252">
      <w:pPr>
        <w:rPr>
          <w:del w:id="21" w:author="Stephen P" w:date="2026-08-09T09:48:00Z" w16du:dateUtc="2026-08-08T21:48:00Z"/>
        </w:rPr>
      </w:pPr>
      <w:del w:id="22" w:author="Stephen P" w:date="2026-08-09T09:48:00Z" w16du:dateUtc="2026-08-08T21:48:00Z">
        <w:r w:rsidDel="00F42535">
          <w:delText>Experience caring for yachts from around the world, going the extra mile to make sure the overall experience in Whangarei is a good one.</w:delText>
        </w:r>
      </w:del>
    </w:p>
    <w:p w14:paraId="1DF30BBD" w14:textId="7458FCEC" w:rsidR="00A85252" w:rsidRPr="00A85252" w:rsidDel="00F42535" w:rsidRDefault="00A85252" w:rsidP="00A85252">
      <w:pPr>
        <w:rPr>
          <w:del w:id="23" w:author="Stephen P" w:date="2026-08-09T09:48:00Z" w16du:dateUtc="2026-08-08T21:48:00Z"/>
          <w:b/>
          <w:bCs/>
        </w:rPr>
      </w:pPr>
    </w:p>
    <w:p w14:paraId="10161074" w14:textId="14EBD6CC" w:rsidR="00A85252" w:rsidRPr="00A85252" w:rsidDel="00F42535" w:rsidRDefault="00A85252" w:rsidP="00A85252">
      <w:pPr>
        <w:rPr>
          <w:del w:id="24" w:author="Stephen P" w:date="2026-08-09T09:48:00Z" w16du:dateUtc="2026-08-08T21:48:00Z"/>
          <w:b/>
          <w:bCs/>
        </w:rPr>
      </w:pPr>
      <w:del w:id="25" w:author="Stephen P" w:date="2026-08-09T09:48:00Z" w16du:dateUtc="2026-08-08T21:48:00Z">
        <w:r w:rsidRPr="00A85252" w:rsidDel="00F42535">
          <w:rPr>
            <w:b/>
            <w:bCs/>
          </w:rPr>
          <w:delText>Transparent Communication</w:delText>
        </w:r>
      </w:del>
    </w:p>
    <w:p w14:paraId="3981EDDC" w14:textId="369BFEF1" w:rsidR="00A85252" w:rsidDel="00F42535" w:rsidRDefault="00A85252" w:rsidP="00A85252">
      <w:pPr>
        <w:rPr>
          <w:del w:id="26" w:author="Stephen P" w:date="2026-08-09T09:48:00Z" w16du:dateUtc="2026-08-08T21:48:00Z"/>
        </w:rPr>
      </w:pPr>
      <w:del w:id="27" w:author="Stephen P" w:date="2026-08-09T09:48:00Z" w16du:dateUtc="2026-08-08T21:48:00Z">
        <w:r w:rsidDel="00F42535">
          <w:delText>Regular photo updates and detailed reports emailed directly to you, wherever you are in the world.</w:delText>
        </w:r>
      </w:del>
    </w:p>
    <w:p w14:paraId="488EE1D8" w14:textId="77777777" w:rsidR="00A85252" w:rsidRDefault="00A85252" w:rsidP="00A85252"/>
    <w:p w14:paraId="59F57950" w14:textId="77777777" w:rsidR="00A85252" w:rsidRPr="00A85252" w:rsidRDefault="00A85252" w:rsidP="00A85252">
      <w:pPr>
        <w:rPr>
          <w:b/>
          <w:bCs/>
        </w:rPr>
      </w:pPr>
      <w:r w:rsidRPr="00A85252">
        <w:rPr>
          <w:b/>
          <w:bCs/>
        </w:rPr>
        <w:t>Why Choose Whangarei Yacht Support</w:t>
      </w:r>
    </w:p>
    <w:p w14:paraId="393BDC16" w14:textId="77777777" w:rsidR="00A85252" w:rsidRDefault="00A85252" w:rsidP="00A85252">
      <w:pPr>
        <w:rPr>
          <w:ins w:id="28" w:author="Stephen P" w:date="2026-08-09T09:52:00Z" w16du:dateUtc="2026-08-08T21:52:00Z"/>
        </w:rPr>
      </w:pPr>
      <w:r w:rsidRPr="00A85252">
        <w:t xml:space="preserve">The difference that local expertise and dedication </w:t>
      </w:r>
      <w:proofErr w:type="gramStart"/>
      <w:r w:rsidRPr="00A85252">
        <w:t>makes</w:t>
      </w:r>
      <w:proofErr w:type="gramEnd"/>
    </w:p>
    <w:p w14:paraId="290BA931" w14:textId="61452FE2" w:rsidR="00F42535" w:rsidRPr="00A85252" w:rsidRDefault="00F42535" w:rsidP="00A85252">
      <w:ins w:id="29" w:author="Stephen P" w:date="2026-08-09T09:52:00Z" w16du:dateUtc="2026-08-08T21:52:00Z">
        <w:r>
          <w:t xml:space="preserve">We provide </w:t>
        </w:r>
        <w:r w:rsidR="00D46060">
          <w:t xml:space="preserve">peace of mind </w:t>
        </w:r>
      </w:ins>
      <w:ins w:id="30" w:author="Stephen P" w:date="2026-08-09T10:16:00Z" w16du:dateUtc="2026-08-08T22:16:00Z">
        <w:r w:rsidR="00C53352">
          <w:t>so you can enjoy your time away from the boat – whether returning home or travelling</w:t>
        </w:r>
      </w:ins>
      <w:ins w:id="31" w:author="Stephen P" w:date="2026-08-09T10:17:00Z" w16du:dateUtc="2026-08-08T22:17:00Z">
        <w:r w:rsidR="00C53352">
          <w:t xml:space="preserve"> – here’s some of the reasons why:</w:t>
        </w:r>
      </w:ins>
    </w:p>
    <w:p w14:paraId="487712A8" w14:textId="77777777" w:rsidR="00A85252" w:rsidRPr="00A85252" w:rsidRDefault="00A85252" w:rsidP="00A85252">
      <w:pPr>
        <w:rPr>
          <w:b/>
          <w:bCs/>
        </w:rPr>
      </w:pPr>
      <w:r w:rsidRPr="00A85252">
        <w:rPr>
          <w:b/>
          <w:bCs/>
        </w:rPr>
        <w:t>Local Expertise</w:t>
      </w:r>
    </w:p>
    <w:p w14:paraId="1B1388A1" w14:textId="0D682A14" w:rsidR="00A85252" w:rsidRPr="00A85252" w:rsidRDefault="00A85252" w:rsidP="00A85252">
      <w:r w:rsidRPr="00A85252">
        <w:t xml:space="preserve">Deep knowledge of Whangarei Marina services, from </w:t>
      </w:r>
      <w:proofErr w:type="spellStart"/>
      <w:r w:rsidRPr="00A85252">
        <w:t>haulout</w:t>
      </w:r>
      <w:proofErr w:type="spellEnd"/>
      <w:r w:rsidRPr="00A85252">
        <w:t xml:space="preserve"> yards to the best contractors to use.</w:t>
      </w:r>
      <w:ins w:id="32" w:author="Stephen P" w:date="2026-08-09T10:20:00Z" w16du:dateUtc="2026-08-08T22:20:00Z">
        <w:r w:rsidR="00C53352">
          <w:t xml:space="preserve">   We can introduce you to the best suppliers, so</w:t>
        </w:r>
      </w:ins>
      <w:ins w:id="33" w:author="Stephen P" w:date="2026-08-09T10:21:00Z" w16du:dateUtc="2026-08-08T22:21:00Z">
        <w:r w:rsidR="00C53352">
          <w:t xml:space="preserve"> you can communicate with them directly, or we’re happy to be the main point of contact with them – whatever suits you.</w:t>
        </w:r>
      </w:ins>
    </w:p>
    <w:p w14:paraId="576D5AE9" w14:textId="77777777" w:rsidR="00A85252" w:rsidRPr="00A85252" w:rsidRDefault="00A85252" w:rsidP="00A85252">
      <w:pPr>
        <w:rPr>
          <w:b/>
          <w:bCs/>
        </w:rPr>
      </w:pPr>
      <w:r w:rsidRPr="00A85252">
        <w:rPr>
          <w:b/>
          <w:bCs/>
        </w:rPr>
        <w:t>Proven Track Record</w:t>
      </w:r>
    </w:p>
    <w:p w14:paraId="19456EFE" w14:textId="77777777" w:rsidR="00A85252" w:rsidRPr="00A85252" w:rsidRDefault="00A85252" w:rsidP="00A85252">
      <w:r w:rsidRPr="00A85252">
        <w:t>Experience caring for yachts from around the world, going the extra mile to make sure the overall experience in Whangarei is a good one.</w:t>
      </w:r>
    </w:p>
    <w:p w14:paraId="17BFD1A7" w14:textId="77777777" w:rsidR="00A85252" w:rsidRPr="00A85252" w:rsidRDefault="00A85252" w:rsidP="00A85252">
      <w:pPr>
        <w:rPr>
          <w:b/>
          <w:bCs/>
        </w:rPr>
      </w:pPr>
      <w:r w:rsidRPr="00A85252">
        <w:rPr>
          <w:b/>
          <w:bCs/>
        </w:rPr>
        <w:t>Transparent Communication</w:t>
      </w:r>
    </w:p>
    <w:p w14:paraId="34DAC32B" w14:textId="77777777" w:rsidR="00A85252" w:rsidRPr="00A85252" w:rsidRDefault="00A85252" w:rsidP="00A85252">
      <w:r w:rsidRPr="00A85252">
        <w:t>Regular photo updates and detailed reports emailed directly to you, wherever you are in the world.</w:t>
      </w:r>
    </w:p>
    <w:p w14:paraId="477E17BF" w14:textId="77777777" w:rsidR="00A85252" w:rsidRPr="00A85252" w:rsidRDefault="00A85252" w:rsidP="00A85252">
      <w:pPr>
        <w:rPr>
          <w:b/>
          <w:bCs/>
        </w:rPr>
      </w:pPr>
      <w:r w:rsidRPr="00A85252">
        <w:rPr>
          <w:b/>
          <w:bCs/>
        </w:rPr>
        <w:t>Trusted Contractor Network</w:t>
      </w:r>
    </w:p>
    <w:p w14:paraId="4B61CD08" w14:textId="77777777" w:rsidR="00A85252" w:rsidRPr="00A85252" w:rsidRDefault="00A85252" w:rsidP="00A85252">
      <w:r w:rsidRPr="00A85252">
        <w:t>Established relationships with Northland's best marine tradespeople, electricians, mechanics and specialists.</w:t>
      </w:r>
    </w:p>
    <w:p w14:paraId="21A26BF3" w14:textId="314417DB" w:rsidR="00A85252" w:rsidRDefault="00C53352">
      <w:pPr>
        <w:rPr>
          <w:ins w:id="34" w:author="Stephen P" w:date="2026-08-09T10:18:00Z" w16du:dateUtc="2026-08-08T22:18:00Z"/>
        </w:rPr>
      </w:pPr>
      <w:ins w:id="35" w:author="Stephen P" w:date="2026-08-09T10:18:00Z" w16du:dateUtc="2026-08-08T22:18:00Z">
        <w:r>
          <w:t>Financial Transparency</w:t>
        </w:r>
      </w:ins>
    </w:p>
    <w:p w14:paraId="33A43F01" w14:textId="0E9827D9" w:rsidR="00C53352" w:rsidRDefault="00C53352">
      <w:pPr>
        <w:rPr>
          <w:ins w:id="36" w:author="Stephen P" w:date="2026-08-09T10:23:00Z" w16du:dateUtc="2026-08-08T22:23:00Z"/>
        </w:rPr>
      </w:pPr>
      <w:ins w:id="37" w:author="Stephen P" w:date="2026-08-09T10:18:00Z" w16du:dateUtc="2026-08-08T22:18:00Z">
        <w:r>
          <w:lastRenderedPageBreak/>
          <w:t xml:space="preserve">We do not clip the ticket </w:t>
        </w:r>
      </w:ins>
      <w:ins w:id="38" w:author="Stephen P" w:date="2026-08-09T10:19:00Z" w16du:dateUtc="2026-08-08T22:19:00Z">
        <w:r>
          <w:t xml:space="preserve">on </w:t>
        </w:r>
        <w:proofErr w:type="gramStart"/>
        <w:r>
          <w:t>suppliers</w:t>
        </w:r>
        <w:proofErr w:type="gramEnd"/>
        <w:r>
          <w:t xml:space="preserve"> invoices.   You pay the</w:t>
        </w:r>
      </w:ins>
      <w:ins w:id="39" w:author="Stephen P" w:date="2026-08-09T10:20:00Z" w16du:dateUtc="2026-08-08T22:20:00Z">
        <w:r>
          <w:t>m directly a</w:t>
        </w:r>
      </w:ins>
      <w:ins w:id="40" w:author="Stephen P" w:date="2026-08-09T10:22:00Z" w16du:dateUtc="2026-08-08T22:22:00Z">
        <w:r>
          <w:t>fter we have checked over the invoice</w:t>
        </w:r>
      </w:ins>
      <w:ins w:id="41" w:author="Stephen P" w:date="2026-08-09T10:23:00Z" w16du:dateUtc="2026-08-08T22:23:00Z">
        <w:r>
          <w:t xml:space="preserve"> and sent to you for approval.</w:t>
        </w:r>
      </w:ins>
    </w:p>
    <w:p w14:paraId="5143CE4B" w14:textId="54EB1EFB" w:rsidR="00C53352" w:rsidRDefault="00C53352">
      <w:pPr>
        <w:rPr>
          <w:ins w:id="42" w:author="Stephen P" w:date="2026-08-09T10:24:00Z" w16du:dateUtc="2026-08-08T22:24:00Z"/>
        </w:rPr>
      </w:pPr>
      <w:ins w:id="43" w:author="Stephen P" w:date="2026-08-09T10:23:00Z" w16du:dateUtc="2026-08-08T22:23:00Z">
        <w:r>
          <w:t>Your Eyes</w:t>
        </w:r>
      </w:ins>
      <w:ins w:id="44" w:author="Stephen P" w:date="2026-08-09T10:24:00Z" w16du:dateUtc="2026-08-08T22:24:00Z">
        <w:r>
          <w:t xml:space="preserve">, </w:t>
        </w:r>
      </w:ins>
      <w:ins w:id="45" w:author="Stephen P" w:date="2026-08-09T10:23:00Z" w16du:dateUtc="2026-08-08T22:23:00Z">
        <w:r>
          <w:t>Ears</w:t>
        </w:r>
      </w:ins>
      <w:ins w:id="46" w:author="Stephen P" w:date="2026-08-09T10:24:00Z" w16du:dateUtc="2026-08-08T22:24:00Z">
        <w:r>
          <w:t xml:space="preserve"> and Hands on the ground</w:t>
        </w:r>
      </w:ins>
    </w:p>
    <w:p w14:paraId="5FD667F5" w14:textId="45EB5AEE" w:rsidR="00C53352" w:rsidRDefault="00C53352">
      <w:ins w:id="47" w:author="Stephen P" w:date="2026-08-09T10:24:00Z" w16du:dateUtc="2026-08-08T22:24:00Z">
        <w:r>
          <w:t>Sometimes unexpected things happen</w:t>
        </w:r>
      </w:ins>
      <w:ins w:id="48" w:author="Stephen P" w:date="2026-08-09T10:25:00Z" w16du:dateUtc="2026-08-08T22:25:00Z">
        <w:r>
          <w:t xml:space="preserve"> while you’re away.   Let us help to resolve the problem </w:t>
        </w:r>
      </w:ins>
      <w:ins w:id="49" w:author="Stephen P" w:date="2026-08-09T10:26:00Z" w16du:dateUtc="2026-08-08T22:26:00Z">
        <w:r>
          <w:t>–</w:t>
        </w:r>
      </w:ins>
      <w:ins w:id="50" w:author="Stephen P" w:date="2026-08-09T10:25:00Z" w16du:dateUtc="2026-08-08T22:25:00Z">
        <w:r>
          <w:t xml:space="preserve"> </w:t>
        </w:r>
      </w:ins>
      <w:ins w:id="51" w:author="Stephen P" w:date="2026-08-09T10:26:00Z" w16du:dateUtc="2026-08-08T22:26:00Z">
        <w:r>
          <w:t>whether flooding, battery issues or something else – our ma</w:t>
        </w:r>
        <w:r w:rsidR="009F1CF0">
          <w:t>in concern is making sure your property is</w:t>
        </w:r>
      </w:ins>
      <w:ins w:id="52" w:author="Stephen P" w:date="2026-08-09T10:27:00Z" w16du:dateUtc="2026-08-08T22:27:00Z">
        <w:r w:rsidR="009F1CF0">
          <w:t xml:space="preserve"> safe and taken care of when you can’t be in Whangarei.</w:t>
        </w:r>
      </w:ins>
    </w:p>
    <w:p w14:paraId="57DE0B23" w14:textId="5E2B21D1" w:rsidR="00A85252" w:rsidRDefault="00A85252" w:rsidP="006C5A27">
      <w:pPr>
        <w:pStyle w:val="Heading2"/>
      </w:pPr>
      <w:bookmarkStart w:id="53" w:name="_Toc237157689"/>
      <w:r>
        <w:t>Images</w:t>
      </w:r>
      <w:bookmarkEnd w:id="53"/>
    </w:p>
    <w:p w14:paraId="78D64981" w14:textId="77777777" w:rsidR="007C5439" w:rsidRPr="00A94A2C" w:rsidRDefault="00A85252">
      <w:pPr>
        <w:rPr>
          <w:b/>
          <w:bCs/>
        </w:rPr>
      </w:pPr>
      <w:r w:rsidRPr="00A94A2C">
        <w:rPr>
          <w:b/>
          <w:bCs/>
        </w:rPr>
        <w:t xml:space="preserve">Main Photo – </w:t>
      </w:r>
    </w:p>
    <w:p w14:paraId="4B5D2945" w14:textId="124AB260" w:rsidR="007C5439" w:rsidRDefault="007C5439">
      <w:r>
        <w:t>Location:</w:t>
      </w:r>
      <w:r w:rsidR="00A85252">
        <w:t xml:space="preserve"> </w:t>
      </w:r>
    </w:p>
    <w:p w14:paraId="5D5AAAF8" w14:textId="5C10C3A6" w:rsidR="007C5439" w:rsidRDefault="007C5439">
      <w:r>
        <w:t>Filename: Home****.jpg</w:t>
      </w:r>
      <w:r w:rsidR="00A85252">
        <w:t xml:space="preserve"> </w:t>
      </w:r>
    </w:p>
    <w:p w14:paraId="27F7E9CD" w14:textId="721F7521" w:rsidR="00A85252" w:rsidRDefault="007C5439">
      <w:r>
        <w:t>A</w:t>
      </w:r>
      <w:r w:rsidR="00A85252">
        <w:t xml:space="preserve">spect </w:t>
      </w:r>
      <w:r>
        <w:t xml:space="preserve">should be </w:t>
      </w:r>
      <w:r w:rsidR="00A85252">
        <w:t>4w/3d</w:t>
      </w:r>
    </w:p>
    <w:p w14:paraId="5451A149" w14:textId="13D0C778" w:rsidR="007C5439" w:rsidRPr="00A94A2C" w:rsidRDefault="00A85252" w:rsidP="007C5439">
      <w:pPr>
        <w:rPr>
          <w:b/>
          <w:bCs/>
        </w:rPr>
      </w:pPr>
      <w:r w:rsidRPr="00A94A2C">
        <w:rPr>
          <w:b/>
          <w:bCs/>
        </w:rPr>
        <w:t xml:space="preserve">Image above What our clients </w:t>
      </w:r>
      <w:bookmarkStart w:id="54" w:name="_Toc237157690"/>
      <w:r w:rsidR="00A94A2C" w:rsidRPr="00A94A2C">
        <w:rPr>
          <w:b/>
          <w:bCs/>
        </w:rPr>
        <w:t>-</w:t>
      </w:r>
    </w:p>
    <w:p w14:paraId="5AA55ECF" w14:textId="77777777" w:rsidR="007C5439" w:rsidRDefault="007C5439" w:rsidP="007C5439">
      <w:r>
        <w:t xml:space="preserve">Location: </w:t>
      </w:r>
    </w:p>
    <w:p w14:paraId="15331D9E" w14:textId="6456CB8C" w:rsidR="007C5439" w:rsidRDefault="007C5439" w:rsidP="007C5439">
      <w:r>
        <w:t>Filename: Home</w:t>
      </w:r>
      <w:r w:rsidR="00A94A2C">
        <w:t>Landscape</w:t>
      </w:r>
      <w:r>
        <w:t xml:space="preserve">****.jpg </w:t>
      </w:r>
    </w:p>
    <w:p w14:paraId="6503F7E2" w14:textId="5358E187" w:rsidR="007C5439" w:rsidRDefault="007C5439" w:rsidP="007C5439">
      <w:r>
        <w:t xml:space="preserve">Aspect should be </w:t>
      </w:r>
      <w:r w:rsidR="00A94A2C">
        <w:t>panoramic</w:t>
      </w:r>
    </w:p>
    <w:p w14:paraId="35C59026" w14:textId="6755740A" w:rsidR="00A85252" w:rsidRDefault="00876104" w:rsidP="007C5439">
      <w:pPr>
        <w:pStyle w:val="Heading1"/>
      </w:pPr>
      <w:r>
        <w:t>Guardianage</w:t>
      </w:r>
      <w:bookmarkEnd w:id="54"/>
    </w:p>
    <w:p w14:paraId="1DB88864" w14:textId="0D43CCB1" w:rsidR="006C5A27" w:rsidRPr="006C5A27" w:rsidRDefault="006C5A27" w:rsidP="006C5A27">
      <w:pPr>
        <w:pStyle w:val="Heading2"/>
      </w:pPr>
      <w:bookmarkStart w:id="55" w:name="_Toc237157691"/>
      <w:r>
        <w:t>Text</w:t>
      </w:r>
      <w:bookmarkEnd w:id="55"/>
    </w:p>
    <w:p w14:paraId="006E9C14" w14:textId="77777777" w:rsidR="00876104" w:rsidRPr="00876104" w:rsidRDefault="00876104" w:rsidP="00876104">
      <w:pPr>
        <w:rPr>
          <w:b/>
          <w:bCs/>
        </w:rPr>
      </w:pPr>
      <w:r w:rsidRPr="00876104">
        <w:rPr>
          <w:b/>
          <w:bCs/>
        </w:rPr>
        <w:t>Professional Vessel Care</w:t>
      </w:r>
    </w:p>
    <w:p w14:paraId="2E664EB5" w14:textId="2EC045EE" w:rsidR="00876104" w:rsidRPr="00876104" w:rsidRDefault="00876104" w:rsidP="00876104">
      <w:r w:rsidRPr="00876104">
        <w:t xml:space="preserve">Flexible inspection schedules tailored to your </w:t>
      </w:r>
      <w:ins w:id="56" w:author="Stephen P" w:date="2026-08-09T10:27:00Z" w16du:dateUtc="2026-08-08T22:27:00Z">
        <w:r w:rsidR="000659A5">
          <w:t>individ</w:t>
        </w:r>
      </w:ins>
      <w:ins w:id="57" w:author="Stephen P" w:date="2026-08-09T10:28:00Z" w16du:dateUtc="2026-08-08T22:28:00Z">
        <w:r w:rsidR="000659A5">
          <w:t xml:space="preserve">ual </w:t>
        </w:r>
      </w:ins>
      <w:r w:rsidRPr="00876104">
        <w:t>needs</w:t>
      </w:r>
      <w:ins w:id="58" w:author="Stephen P" w:date="2026-08-09T10:28:00Z" w16du:dateUtc="2026-08-08T22:28:00Z">
        <w:r w:rsidR="000659A5">
          <w:t>.</w:t>
        </w:r>
      </w:ins>
    </w:p>
    <w:p w14:paraId="25E64C60" w14:textId="77777777" w:rsidR="00876104" w:rsidRPr="00876104" w:rsidRDefault="00876104" w:rsidP="00876104">
      <w:r w:rsidRPr="00876104">
        <w:t xml:space="preserve">Our </w:t>
      </w:r>
      <w:proofErr w:type="spellStart"/>
      <w:r w:rsidRPr="00876104">
        <w:t>guardianage</w:t>
      </w:r>
      <w:proofErr w:type="spellEnd"/>
      <w:r w:rsidRPr="00876104">
        <w:t xml:space="preserve"> service provides comprehensive care for your yacht while you're travelling, </w:t>
      </w:r>
      <w:del w:id="59" w:author="Stephen P" w:date="2026-08-09T10:28:00Z" w16du:dateUtc="2026-08-08T22:28:00Z">
        <w:r w:rsidRPr="00876104" w:rsidDel="000659A5">
          <w:delText xml:space="preserve">refitting elsewhere, </w:delText>
        </w:r>
      </w:del>
      <w:r w:rsidRPr="00876104">
        <w:t>or simply unable to visit regularly. Every inspection is documented with detailed reports and photo updates emailed directly to you.</w:t>
      </w:r>
    </w:p>
    <w:p w14:paraId="0F0CBCF5" w14:textId="7A14715D" w:rsidR="00876104" w:rsidRPr="00876104" w:rsidDel="000659A5" w:rsidRDefault="00876104" w:rsidP="00876104">
      <w:pPr>
        <w:rPr>
          <w:del w:id="60" w:author="Stephen P" w:date="2026-08-09T10:31:00Z" w16du:dateUtc="2026-08-08T22:31:00Z"/>
        </w:rPr>
      </w:pPr>
      <w:del w:id="61" w:author="Stephen P" w:date="2026-08-09T10:31:00Z" w16du:dateUtc="2026-08-08T22:31:00Z">
        <w:r w:rsidRPr="00876104" w:rsidDel="000659A5">
          <w:delText>Monthly</w:delText>
        </w:r>
      </w:del>
      <w:del w:id="62" w:author="Stephen P" w:date="2026-08-09T10:29:00Z" w16du:dateUtc="2026-08-08T22:29:00Z">
        <w:r w:rsidRPr="00876104" w:rsidDel="000659A5">
          <w:delText xml:space="preserve"> inspections</w:delText>
        </w:r>
      </w:del>
      <w:del w:id="63" w:author="Stephen P" w:date="2026-08-09T10:31:00Z" w16du:dateUtc="2026-08-08T22:31:00Z">
        <w:r w:rsidRPr="00876104" w:rsidDel="000659A5">
          <w:delText xml:space="preserve">Fortnightly (two weekly) </w:delText>
        </w:r>
      </w:del>
      <w:del w:id="64" w:author="Stephen P" w:date="2026-08-09T10:29:00Z" w16du:dateUtc="2026-08-08T22:29:00Z">
        <w:r w:rsidRPr="00876104" w:rsidDel="000659A5">
          <w:delText>inspections</w:delText>
        </w:r>
      </w:del>
      <w:del w:id="65" w:author="Stephen P" w:date="2026-08-09T10:31:00Z" w16du:dateUtc="2026-08-08T22:31:00Z">
        <w:r w:rsidRPr="00876104" w:rsidDel="000659A5">
          <w:delText>Weekly inspections</w:delText>
        </w:r>
      </w:del>
    </w:p>
    <w:p w14:paraId="76B9B611" w14:textId="77777777" w:rsidR="00876104" w:rsidRPr="00876104" w:rsidRDefault="00876104" w:rsidP="00876104">
      <w:pPr>
        <w:rPr>
          <w:b/>
          <w:bCs/>
        </w:rPr>
      </w:pPr>
      <w:r w:rsidRPr="00876104">
        <w:rPr>
          <w:b/>
          <w:bCs/>
        </w:rPr>
        <w:t>Flexible Inspection Schedule</w:t>
      </w:r>
    </w:p>
    <w:p w14:paraId="4D8A8F11" w14:textId="7DF77203" w:rsidR="00876104" w:rsidRPr="00876104" w:rsidRDefault="00876104" w:rsidP="00876104">
      <w:r w:rsidRPr="00876104">
        <w:t xml:space="preserve">Monthly, fortnightly (two weekly), or weekly inspections tailored to your vessel, </w:t>
      </w:r>
      <w:del w:id="66" w:author="Stephen P" w:date="2026-08-09T10:30:00Z" w16du:dateUtc="2026-08-08T22:30:00Z">
        <w:r w:rsidRPr="00876104" w:rsidDel="000659A5">
          <w:delText>location</w:delText>
        </w:r>
      </w:del>
      <w:ins w:id="67" w:author="Stephen P" w:date="2026-08-09T10:31:00Z" w16du:dateUtc="2026-08-08T22:31:00Z">
        <w:r w:rsidR="000659A5">
          <w:t>insurance</w:t>
        </w:r>
      </w:ins>
      <w:del w:id="68" w:author="Stephen P" w:date="2026-08-09T10:31:00Z" w16du:dateUtc="2026-08-08T22:31:00Z">
        <w:r w:rsidRPr="00876104" w:rsidDel="000659A5">
          <w:delText>,</w:delText>
        </w:r>
      </w:del>
      <w:r w:rsidRPr="00876104">
        <w:t xml:space="preserve"> and peace-of-mind requirements.</w:t>
      </w:r>
    </w:p>
    <w:p w14:paraId="579F5C29" w14:textId="77777777" w:rsidR="00876104" w:rsidRPr="00876104" w:rsidRDefault="00876104" w:rsidP="00876104">
      <w:pPr>
        <w:rPr>
          <w:b/>
          <w:bCs/>
        </w:rPr>
      </w:pPr>
      <w:r w:rsidRPr="00876104">
        <w:rPr>
          <w:b/>
          <w:bCs/>
        </w:rPr>
        <w:t>Storm Preparation</w:t>
      </w:r>
    </w:p>
    <w:p w14:paraId="179F7AB2" w14:textId="32FAADE1" w:rsidR="00876104" w:rsidRPr="00876104" w:rsidRDefault="00876104" w:rsidP="00876104">
      <w:r w:rsidRPr="00876104">
        <w:t>Proactive storm securing, additional mooring lines, fender adjustment, and post-storm</w:t>
      </w:r>
      <w:ins w:id="69" w:author="Stephen P" w:date="2026-08-09T10:31:00Z" w16du:dateUtc="2026-08-08T22:31:00Z">
        <w:r w:rsidR="000659A5">
          <w:t xml:space="preserve"> visit</w:t>
        </w:r>
      </w:ins>
      <w:ins w:id="70" w:author="Stephen P" w:date="2026-08-09T10:32:00Z" w16du:dateUtc="2026-08-08T22:32:00Z">
        <w:r w:rsidR="000659A5">
          <w:t>/clearing of debris.</w:t>
        </w:r>
      </w:ins>
      <w:del w:id="71" w:author="Stephen P" w:date="2026-08-09T10:31:00Z" w16du:dateUtc="2026-08-08T22:31:00Z">
        <w:r w:rsidRPr="00876104" w:rsidDel="000659A5">
          <w:delText xml:space="preserve"> damage assessment</w:delText>
        </w:r>
      </w:del>
      <w:r w:rsidRPr="00876104">
        <w:t>.</w:t>
      </w:r>
    </w:p>
    <w:p w14:paraId="5C32C46C" w14:textId="77777777" w:rsidR="00876104" w:rsidRPr="00876104" w:rsidRDefault="00876104" w:rsidP="00876104">
      <w:pPr>
        <w:rPr>
          <w:b/>
          <w:bCs/>
        </w:rPr>
      </w:pPr>
      <w:r w:rsidRPr="00876104">
        <w:rPr>
          <w:b/>
          <w:bCs/>
        </w:rPr>
        <w:lastRenderedPageBreak/>
        <w:t>Mooring Checks</w:t>
      </w:r>
    </w:p>
    <w:p w14:paraId="22A64132" w14:textId="77777777" w:rsidR="00876104" w:rsidRPr="00876104" w:rsidRDefault="00876104" w:rsidP="00876104">
      <w:r w:rsidRPr="00876104">
        <w:t>Regular inspection of mooring lines, cleats, and fender placement to ensure vessel security.</w:t>
      </w:r>
    </w:p>
    <w:p w14:paraId="5F1FEC76" w14:textId="77777777" w:rsidR="00876104" w:rsidRPr="00876104" w:rsidRDefault="00876104" w:rsidP="00876104">
      <w:pPr>
        <w:rPr>
          <w:b/>
          <w:bCs/>
        </w:rPr>
      </w:pPr>
      <w:r w:rsidRPr="00876104">
        <w:rPr>
          <w:b/>
          <w:bCs/>
        </w:rPr>
        <w:t>Bilge Monitoring</w:t>
      </w:r>
    </w:p>
    <w:p w14:paraId="66BF47C7" w14:textId="74E95DB6" w:rsidR="00876104" w:rsidRPr="00876104" w:rsidRDefault="00876104" w:rsidP="00876104">
      <w:r w:rsidRPr="00876104">
        <w:t>Regular bilge level checks</w:t>
      </w:r>
      <w:ins w:id="72" w:author="Stephen P" w:date="2026-08-09T10:33:00Z" w16du:dateUtc="2026-08-08T22:33:00Z">
        <w:r w:rsidR="000659A5">
          <w:t>, clearing</w:t>
        </w:r>
      </w:ins>
      <w:r w:rsidRPr="00876104">
        <w:t xml:space="preserve"> and pump testing to detect any water ingress early.</w:t>
      </w:r>
    </w:p>
    <w:p w14:paraId="5331801F" w14:textId="77777777" w:rsidR="00876104" w:rsidRPr="00876104" w:rsidRDefault="00876104" w:rsidP="00876104">
      <w:pPr>
        <w:rPr>
          <w:b/>
          <w:bCs/>
        </w:rPr>
      </w:pPr>
      <w:r w:rsidRPr="00876104">
        <w:rPr>
          <w:b/>
          <w:bCs/>
        </w:rPr>
        <w:t>Battery Management</w:t>
      </w:r>
    </w:p>
    <w:p w14:paraId="2D0D1581" w14:textId="4F856221" w:rsidR="00876104" w:rsidRPr="00876104" w:rsidRDefault="00876104" w:rsidP="00876104">
      <w:r w:rsidRPr="00876104">
        <w:t>Battery voltage monitoring</w:t>
      </w:r>
      <w:del w:id="73" w:author="Stephen P" w:date="2026-08-09T10:33:00Z" w16du:dateUtc="2026-08-08T22:33:00Z">
        <w:r w:rsidRPr="00876104" w:rsidDel="000659A5">
          <w:delText>, charging maintenance, and load testing</w:delText>
        </w:r>
      </w:del>
      <w:r w:rsidRPr="00876104">
        <w:t xml:space="preserve"> to prevent flat batteries.</w:t>
      </w:r>
    </w:p>
    <w:p w14:paraId="69FED372" w14:textId="38FFF779" w:rsidR="00876104" w:rsidRPr="00876104" w:rsidRDefault="00876104" w:rsidP="00876104">
      <w:pPr>
        <w:rPr>
          <w:b/>
          <w:bCs/>
        </w:rPr>
      </w:pPr>
      <w:r w:rsidRPr="00876104">
        <w:rPr>
          <w:b/>
          <w:bCs/>
        </w:rPr>
        <w:t>Engine</w:t>
      </w:r>
      <w:ins w:id="74" w:author="Stephen P" w:date="2026-08-09T10:33:00Z" w16du:dateUtc="2026-08-08T22:33:00Z">
        <w:r w:rsidR="000659A5">
          <w:rPr>
            <w:b/>
            <w:bCs/>
          </w:rPr>
          <w:t>/Generator</w:t>
        </w:r>
      </w:ins>
      <w:r w:rsidRPr="00876104">
        <w:rPr>
          <w:b/>
          <w:bCs/>
        </w:rPr>
        <w:t xml:space="preserve"> Start-ups</w:t>
      </w:r>
    </w:p>
    <w:p w14:paraId="7002B798" w14:textId="77777777" w:rsidR="00876104" w:rsidRPr="00876104" w:rsidRDefault="00876104" w:rsidP="00876104">
      <w:r w:rsidRPr="00876104">
        <w:t>Regular engine runs to maintain lubrication, charge batteries, and identify potential issues.</w:t>
      </w:r>
    </w:p>
    <w:p w14:paraId="334A33BC" w14:textId="77777777" w:rsidR="00876104" w:rsidRPr="00876104" w:rsidRDefault="00876104" w:rsidP="00876104">
      <w:pPr>
        <w:rPr>
          <w:b/>
          <w:bCs/>
        </w:rPr>
      </w:pPr>
      <w:r w:rsidRPr="00876104">
        <w:rPr>
          <w:b/>
          <w:bCs/>
        </w:rPr>
        <w:t>Interior Ventilation</w:t>
      </w:r>
    </w:p>
    <w:p w14:paraId="40AF9454" w14:textId="77777777" w:rsidR="00876104" w:rsidRPr="00876104" w:rsidRDefault="00876104" w:rsidP="00876104">
      <w:r w:rsidRPr="00876104">
        <w:t>Opening hatches, running dehumidifiers, and ensuring airflow to prevent mould and odours.</w:t>
      </w:r>
    </w:p>
    <w:p w14:paraId="2ADA3CF9" w14:textId="77777777" w:rsidR="00876104" w:rsidRPr="00876104" w:rsidRDefault="00876104" w:rsidP="00876104">
      <w:pPr>
        <w:rPr>
          <w:b/>
          <w:bCs/>
        </w:rPr>
      </w:pPr>
      <w:r w:rsidRPr="00876104">
        <w:rPr>
          <w:b/>
          <w:bCs/>
        </w:rPr>
        <w:t>Cleaning Coordination</w:t>
      </w:r>
    </w:p>
    <w:p w14:paraId="1161E9DC" w14:textId="721FF4CF" w:rsidR="00876104" w:rsidRPr="00876104" w:rsidRDefault="00876104" w:rsidP="00876104">
      <w:r w:rsidRPr="00876104">
        <w:t>Scheduling and supervising exterior washes, interior cleans</w:t>
      </w:r>
      <w:ins w:id="75" w:author="Stephen P" w:date="2026-08-09T10:34:00Z" w16du:dateUtc="2026-08-08T22:34:00Z">
        <w:r w:rsidR="000659A5">
          <w:t xml:space="preserve"> and wiping </w:t>
        </w:r>
      </w:ins>
      <w:ins w:id="76" w:author="Stephen P" w:date="2026-08-09T10:35:00Z" w16du:dateUtc="2026-08-08T22:35:00Z">
        <w:r w:rsidR="000659A5">
          <w:t>services to avoid mould.</w:t>
        </w:r>
      </w:ins>
      <w:del w:id="77" w:author="Stephen P" w:date="2026-08-09T10:34:00Z" w16du:dateUtc="2026-08-08T22:34:00Z">
        <w:r w:rsidRPr="00876104" w:rsidDel="000659A5">
          <w:delText>, and teak maintenance</w:delText>
        </w:r>
      </w:del>
      <w:r w:rsidRPr="00876104">
        <w:t>.</w:t>
      </w:r>
    </w:p>
    <w:p w14:paraId="745568BF" w14:textId="22B7C88E" w:rsidR="00876104" w:rsidRPr="00876104" w:rsidDel="000659A5" w:rsidRDefault="00876104" w:rsidP="00876104">
      <w:pPr>
        <w:rPr>
          <w:del w:id="78" w:author="Stephen P" w:date="2026-08-09T10:35:00Z" w16du:dateUtc="2026-08-08T22:35:00Z"/>
          <w:b/>
          <w:bCs/>
        </w:rPr>
      </w:pPr>
      <w:del w:id="79" w:author="Stephen P" w:date="2026-08-09T10:35:00Z" w16du:dateUtc="2026-08-08T22:35:00Z">
        <w:r w:rsidRPr="00876104" w:rsidDel="000659A5">
          <w:rPr>
            <w:b/>
            <w:bCs/>
          </w:rPr>
          <w:delText>Security Checks</w:delText>
        </w:r>
      </w:del>
    </w:p>
    <w:p w14:paraId="0BA060B3" w14:textId="2AC88C8C" w:rsidR="00876104" w:rsidDel="000659A5" w:rsidRDefault="00876104" w:rsidP="00876104">
      <w:pPr>
        <w:rPr>
          <w:del w:id="80" w:author="Stephen P" w:date="2026-08-09T10:35:00Z" w16du:dateUtc="2026-08-08T22:35:00Z"/>
        </w:rPr>
      </w:pPr>
      <w:del w:id="81" w:author="Stephen P" w:date="2026-08-09T10:35:00Z" w16du:dateUtc="2026-08-08T22:35:00Z">
        <w:r w:rsidRPr="00876104" w:rsidDel="000659A5">
          <w:delText>Lock verification, alarm system checks, and general security patrols of the marina area.</w:delText>
        </w:r>
      </w:del>
    </w:p>
    <w:p w14:paraId="15A11B8C" w14:textId="3274C1B6" w:rsidR="000659A5" w:rsidRDefault="000659A5" w:rsidP="00876104">
      <w:pPr>
        <w:rPr>
          <w:ins w:id="82" w:author="Stephen P" w:date="2026-08-09T10:36:00Z" w16du:dateUtc="2026-08-08T22:36:00Z"/>
        </w:rPr>
      </w:pPr>
      <w:ins w:id="83" w:author="Stephen P" w:date="2026-08-09T10:36:00Z" w16du:dateUtc="2026-08-08T22:36:00Z">
        <w:r>
          <w:t>General Checks</w:t>
        </w:r>
      </w:ins>
    </w:p>
    <w:p w14:paraId="67553F0C" w14:textId="21B809A6" w:rsidR="000659A5" w:rsidRPr="00876104" w:rsidRDefault="000659A5" w:rsidP="00876104">
      <w:pPr>
        <w:rPr>
          <w:ins w:id="84" w:author="Stephen P" w:date="2026-08-09T10:35:00Z" w16du:dateUtc="2026-08-08T22:35:00Z"/>
        </w:rPr>
      </w:pPr>
      <w:ins w:id="85" w:author="Stephen P" w:date="2026-08-09T10:36:00Z" w16du:dateUtc="2026-08-08T22:36:00Z">
        <w:r>
          <w:t>Including bird nesting, loose halyards</w:t>
        </w:r>
        <w:r w:rsidR="00673760">
          <w:t xml:space="preserve">, </w:t>
        </w:r>
      </w:ins>
      <w:ins w:id="86" w:author="Stephen P" w:date="2026-08-09T10:37:00Z" w16du:dateUtc="2026-08-08T22:37:00Z">
        <w:r w:rsidR="00673760">
          <w:t xml:space="preserve">leaks, checking cover protection, walking decks to check for anything unusual </w:t>
        </w:r>
      </w:ins>
      <w:ins w:id="87" w:author="Stephen P" w:date="2026-08-09T10:38:00Z" w16du:dateUtc="2026-08-08T22:38:00Z">
        <w:r w:rsidR="00673760">
          <w:t>and anything else appropriate to specific needs.</w:t>
        </w:r>
      </w:ins>
    </w:p>
    <w:p w14:paraId="22AA6981" w14:textId="77777777" w:rsidR="00876104" w:rsidRPr="00876104" w:rsidRDefault="00876104" w:rsidP="00876104">
      <w:pPr>
        <w:rPr>
          <w:b/>
          <w:bCs/>
        </w:rPr>
      </w:pPr>
      <w:r w:rsidRPr="00876104">
        <w:rPr>
          <w:b/>
          <w:bCs/>
        </w:rPr>
        <w:t>Inspection Reports</w:t>
      </w:r>
    </w:p>
    <w:p w14:paraId="7E9E2F5C" w14:textId="5F6C21CF" w:rsidR="00876104" w:rsidRPr="00876104" w:rsidRDefault="00876104" w:rsidP="00876104">
      <w:r w:rsidRPr="00876104">
        <w:t xml:space="preserve">Detailed </w:t>
      </w:r>
      <w:ins w:id="88" w:author="Stephen P" w:date="2026-08-09T10:38:00Z" w16du:dateUtc="2026-08-08T22:38:00Z">
        <w:r w:rsidR="00673760">
          <w:t>electronic</w:t>
        </w:r>
      </w:ins>
      <w:del w:id="89" w:author="Stephen P" w:date="2026-08-09T10:38:00Z" w16du:dateUtc="2026-08-08T22:38:00Z">
        <w:r w:rsidRPr="00876104" w:rsidDel="00673760">
          <w:delText>written</w:delText>
        </w:r>
      </w:del>
      <w:r w:rsidRPr="00876104">
        <w:t xml:space="preserve"> reports with photos emailed directly to owners after every visit.</w:t>
      </w:r>
    </w:p>
    <w:p w14:paraId="57A24D70" w14:textId="77777777" w:rsidR="00876104" w:rsidRDefault="00876104" w:rsidP="00A85252"/>
    <w:p w14:paraId="3650CAD6" w14:textId="641E64B8" w:rsidR="00A85252" w:rsidRDefault="00876104" w:rsidP="00876104">
      <w:pPr>
        <w:pStyle w:val="Heading1"/>
      </w:pPr>
      <w:bookmarkStart w:id="90" w:name="_Toc237157692"/>
      <w:r>
        <w:t>Projects</w:t>
      </w:r>
      <w:bookmarkEnd w:id="90"/>
    </w:p>
    <w:p w14:paraId="7D35E562" w14:textId="071B4A7B" w:rsidR="006C5A27" w:rsidRPr="006C5A27" w:rsidRDefault="006C5A27" w:rsidP="006C5A27">
      <w:pPr>
        <w:pStyle w:val="Heading2"/>
      </w:pPr>
      <w:bookmarkStart w:id="91" w:name="_Toc237157693"/>
      <w:r>
        <w:t>Text</w:t>
      </w:r>
      <w:bookmarkEnd w:id="91"/>
    </w:p>
    <w:p w14:paraId="08C08C3E" w14:textId="77777777" w:rsidR="00876104" w:rsidRPr="00876104" w:rsidRDefault="00876104" w:rsidP="00876104">
      <w:pPr>
        <w:rPr>
          <w:b/>
          <w:bCs/>
        </w:rPr>
      </w:pPr>
      <w:r w:rsidRPr="00876104">
        <w:rPr>
          <w:b/>
          <w:bCs/>
        </w:rPr>
        <w:t>Your Eyes and Ears on the Ground</w:t>
      </w:r>
    </w:p>
    <w:p w14:paraId="5DD0E4F1" w14:textId="76C7A382" w:rsidR="00876104" w:rsidRPr="00876104" w:rsidRDefault="00876104" w:rsidP="00876104">
      <w:r w:rsidRPr="00876104">
        <w:lastRenderedPageBreak/>
        <w:t>End-to-end project management with transparent communication</w:t>
      </w:r>
      <w:ins w:id="92" w:author="Stephen P" w:date="2026-08-09T10:39:00Z" w16du:dateUtc="2026-08-08T22:39:00Z">
        <w:r w:rsidR="00673760">
          <w:t>.</w:t>
        </w:r>
      </w:ins>
    </w:p>
    <w:p w14:paraId="31EBC7C9" w14:textId="562C641B" w:rsidR="00876104" w:rsidRPr="00876104" w:rsidRDefault="00876104" w:rsidP="00876104">
      <w:r w:rsidRPr="00876104">
        <w:t xml:space="preserve">Whether you're undertaking a major refit, scheduled maintenance, or emergency repairs, our project management team acts as your trusted </w:t>
      </w:r>
      <w:ins w:id="93" w:author="Stephen P" w:date="2026-08-09T10:42:00Z" w16du:dateUtc="2026-08-08T22:42:00Z">
        <w:r w:rsidR="00673760">
          <w:t xml:space="preserve">local </w:t>
        </w:r>
      </w:ins>
      <w:r w:rsidRPr="00876104">
        <w:t xml:space="preserve">owner representative. We coordinate </w:t>
      </w:r>
      <w:del w:id="94" w:author="Stephen P" w:date="2026-08-09T10:40:00Z" w16du:dateUtc="2026-08-08T22:40:00Z">
        <w:r w:rsidRPr="00876104" w:rsidDel="00673760">
          <w:delText xml:space="preserve">vetted </w:delText>
        </w:r>
      </w:del>
      <w:r w:rsidRPr="00876104">
        <w:t>local contractors, manage budgets, provide regular progress updates with photo documentation, and ensure work meets the highest standards.</w:t>
      </w:r>
      <w:ins w:id="95" w:author="Stephen P" w:date="2026-08-09T10:44:00Z" w16du:dateUtc="2026-08-08T22:44:00Z">
        <w:r w:rsidR="00673760">
          <w:t xml:space="preserve">  We can arrange suppliers meet with you on arrival and are secured early to avoid delays </w:t>
        </w:r>
      </w:ins>
      <w:ins w:id="96" w:author="Stephen P" w:date="2026-08-09T10:45:00Z" w16du:dateUtc="2026-08-08T22:45:00Z">
        <w:r w:rsidR="00673760">
          <w:t xml:space="preserve">on arrival.   </w:t>
        </w:r>
      </w:ins>
    </w:p>
    <w:p w14:paraId="3D5C3732" w14:textId="77777777" w:rsidR="00876104" w:rsidRPr="00876104" w:rsidRDefault="00876104" w:rsidP="00876104">
      <w:pPr>
        <w:rPr>
          <w:b/>
          <w:bCs/>
        </w:rPr>
      </w:pPr>
      <w:r w:rsidRPr="00876104">
        <w:rPr>
          <w:b/>
          <w:bCs/>
        </w:rPr>
        <w:t>Refit Management</w:t>
      </w:r>
    </w:p>
    <w:p w14:paraId="15BE5674" w14:textId="77777777" w:rsidR="00876104" w:rsidRPr="00876104" w:rsidRDefault="00876104" w:rsidP="00876104">
      <w:r w:rsidRPr="00876104">
        <w:t xml:space="preserve">End-to-end management of </w:t>
      </w:r>
      <w:del w:id="97" w:author="Stephen P" w:date="2026-08-09T10:45:00Z" w16du:dateUtc="2026-08-08T22:45:00Z">
        <w:r w:rsidRPr="00876104" w:rsidDel="00673760">
          <w:delText>major</w:delText>
        </w:r>
      </w:del>
      <w:r w:rsidRPr="00876104">
        <w:t xml:space="preserve"> refits and upgrades.</w:t>
      </w:r>
    </w:p>
    <w:p w14:paraId="42075916" w14:textId="77777777" w:rsidR="00876104" w:rsidRPr="00876104" w:rsidRDefault="00876104" w:rsidP="00876104">
      <w:pPr>
        <w:rPr>
          <w:b/>
          <w:bCs/>
        </w:rPr>
      </w:pPr>
      <w:r w:rsidRPr="00876104">
        <w:rPr>
          <w:b/>
          <w:bCs/>
        </w:rPr>
        <w:t>Maintenance Scheduling</w:t>
      </w:r>
    </w:p>
    <w:p w14:paraId="2EF17CA1" w14:textId="77777777" w:rsidR="00876104" w:rsidRPr="00876104" w:rsidRDefault="00876104" w:rsidP="00876104">
      <w:r w:rsidRPr="00876104">
        <w:t>Planned maintenance programmes tailored to your vessel.</w:t>
      </w:r>
    </w:p>
    <w:p w14:paraId="01470BF3" w14:textId="77777777" w:rsidR="00876104" w:rsidRPr="00876104" w:rsidRDefault="00876104" w:rsidP="00876104">
      <w:pPr>
        <w:rPr>
          <w:b/>
          <w:bCs/>
        </w:rPr>
      </w:pPr>
      <w:r w:rsidRPr="00876104">
        <w:rPr>
          <w:b/>
          <w:bCs/>
        </w:rPr>
        <w:t>Contractor Coordination</w:t>
      </w:r>
    </w:p>
    <w:p w14:paraId="1DA22C7E" w14:textId="013E8A9A" w:rsidR="00876104" w:rsidRPr="00876104" w:rsidRDefault="00673760" w:rsidP="00876104">
      <w:ins w:id="98" w:author="Stephen P" w:date="2026-08-09T10:45:00Z" w16du:dateUtc="2026-08-08T22:45:00Z">
        <w:r>
          <w:t>L</w:t>
        </w:r>
      </w:ins>
      <w:del w:id="99" w:author="Stephen P" w:date="2026-08-09T10:45:00Z" w16du:dateUtc="2026-08-08T22:45:00Z">
        <w:r w:rsidR="00876104" w:rsidRPr="00876104" w:rsidDel="00673760">
          <w:delText>Vetted l</w:delText>
        </w:r>
      </w:del>
      <w:r w:rsidR="00876104" w:rsidRPr="00876104">
        <w:t>ocal contractors managed on your behalf.</w:t>
      </w:r>
    </w:p>
    <w:p w14:paraId="71918EA0" w14:textId="77777777" w:rsidR="00876104" w:rsidRPr="00876104" w:rsidRDefault="00876104" w:rsidP="00876104">
      <w:pPr>
        <w:rPr>
          <w:b/>
          <w:bCs/>
        </w:rPr>
      </w:pPr>
      <w:r w:rsidRPr="00876104">
        <w:rPr>
          <w:b/>
          <w:bCs/>
        </w:rPr>
        <w:t>Marine Electricians</w:t>
      </w:r>
    </w:p>
    <w:p w14:paraId="781985F2" w14:textId="4DFC6B8C" w:rsidR="00876104" w:rsidRPr="00876104" w:rsidRDefault="00876104" w:rsidP="00876104">
      <w:r w:rsidRPr="00876104">
        <w:t xml:space="preserve">Electrical systems, navigation, and </w:t>
      </w:r>
      <w:ins w:id="100" w:author="Stephen P" w:date="2026-08-09T10:45:00Z" w16du:dateUtc="2026-08-08T22:45:00Z">
        <w:r w:rsidR="00673760">
          <w:t>lighting</w:t>
        </w:r>
      </w:ins>
      <w:del w:id="101" w:author="Stephen P" w:date="2026-08-09T10:45:00Z" w16du:dateUtc="2026-08-08T22:45:00Z">
        <w:r w:rsidRPr="00876104" w:rsidDel="00673760">
          <w:delText>AV</w:delText>
        </w:r>
      </w:del>
      <w:r w:rsidRPr="00876104">
        <w:t xml:space="preserve"> installations.</w:t>
      </w:r>
    </w:p>
    <w:p w14:paraId="06349A37" w14:textId="77777777" w:rsidR="00876104" w:rsidRPr="00876104" w:rsidRDefault="00876104" w:rsidP="00876104">
      <w:pPr>
        <w:rPr>
          <w:b/>
          <w:bCs/>
        </w:rPr>
      </w:pPr>
      <w:r w:rsidRPr="00876104">
        <w:rPr>
          <w:b/>
          <w:bCs/>
        </w:rPr>
        <w:t>Boat Builders</w:t>
      </w:r>
    </w:p>
    <w:p w14:paraId="2B0CE8DA" w14:textId="77777777" w:rsidR="00876104" w:rsidRPr="00876104" w:rsidRDefault="00876104" w:rsidP="00876104">
      <w:r w:rsidRPr="00876104">
        <w:t>Structural repairs, joinery, and custom fabrication.</w:t>
      </w:r>
    </w:p>
    <w:p w14:paraId="294DC7DE" w14:textId="77777777" w:rsidR="00876104" w:rsidRPr="00876104" w:rsidRDefault="00876104" w:rsidP="00876104">
      <w:pPr>
        <w:rPr>
          <w:b/>
          <w:bCs/>
        </w:rPr>
      </w:pPr>
      <w:r w:rsidRPr="00876104">
        <w:rPr>
          <w:b/>
          <w:bCs/>
        </w:rPr>
        <w:t>Mechanics</w:t>
      </w:r>
    </w:p>
    <w:p w14:paraId="27F94CDE" w14:textId="77777777" w:rsidR="00876104" w:rsidRPr="00876104" w:rsidRDefault="00876104" w:rsidP="00876104">
      <w:r w:rsidRPr="00876104">
        <w:t>Engine, generator, and mechanical system servicing.</w:t>
      </w:r>
    </w:p>
    <w:p w14:paraId="2206A37D" w14:textId="77777777" w:rsidR="00876104" w:rsidRPr="00876104" w:rsidRDefault="00876104" w:rsidP="00876104">
      <w:pPr>
        <w:rPr>
          <w:b/>
          <w:bCs/>
        </w:rPr>
      </w:pPr>
      <w:r w:rsidRPr="00876104">
        <w:rPr>
          <w:b/>
          <w:bCs/>
        </w:rPr>
        <w:t>Painters</w:t>
      </w:r>
    </w:p>
    <w:p w14:paraId="73BAA6C8" w14:textId="77777777" w:rsidR="00876104" w:rsidRDefault="00876104" w:rsidP="00876104">
      <w:pPr>
        <w:rPr>
          <w:ins w:id="102" w:author="Stephen P" w:date="2026-08-09T10:46:00Z" w16du:dateUtc="2026-08-08T22:46:00Z"/>
        </w:rPr>
      </w:pPr>
      <w:r w:rsidRPr="00876104">
        <w:t>Antifouling, topside, and interior painting.</w:t>
      </w:r>
    </w:p>
    <w:p w14:paraId="6E1B92CD" w14:textId="5BB7646A" w:rsidR="00673760" w:rsidRDefault="00673760" w:rsidP="00876104">
      <w:pPr>
        <w:rPr>
          <w:ins w:id="103" w:author="Stephen P" w:date="2026-08-09T10:46:00Z" w16du:dateUtc="2026-08-08T22:46:00Z"/>
        </w:rPr>
      </w:pPr>
      <w:ins w:id="104" w:author="Stephen P" w:date="2026-08-09T10:46:00Z" w16du:dateUtc="2026-08-08T22:46:00Z">
        <w:r>
          <w:t>Cabinetmakers</w:t>
        </w:r>
      </w:ins>
    </w:p>
    <w:p w14:paraId="34F6C1AA" w14:textId="57061EA7" w:rsidR="00673760" w:rsidRDefault="00673760" w:rsidP="00876104">
      <w:pPr>
        <w:rPr>
          <w:ins w:id="105" w:author="Stephen P" w:date="2026-08-09T10:47:00Z" w16du:dateUtc="2026-08-08T22:47:00Z"/>
        </w:rPr>
      </w:pPr>
      <w:ins w:id="106" w:author="Stephen P" w:date="2026-08-09T10:46:00Z" w16du:dateUtc="2026-08-08T22:46:00Z">
        <w:r>
          <w:t>Galley</w:t>
        </w:r>
        <w:r w:rsidR="002A6A12">
          <w:t>/hea</w:t>
        </w:r>
      </w:ins>
      <w:ins w:id="107" w:author="Stephen P" w:date="2026-08-09T10:47:00Z" w16du:dateUtc="2026-08-08T22:47:00Z">
        <w:r w:rsidR="002A6A12">
          <w:t>ds</w:t>
        </w:r>
      </w:ins>
      <w:ins w:id="108" w:author="Stephen P" w:date="2026-08-09T10:46:00Z" w16du:dateUtc="2026-08-08T22:46:00Z">
        <w:r>
          <w:t xml:space="preserve"> upgrades, woodwork repair</w:t>
        </w:r>
      </w:ins>
      <w:ins w:id="109" w:author="Stephen P" w:date="2026-08-09T10:47:00Z" w16du:dateUtc="2026-08-08T22:47:00Z">
        <w:r w:rsidR="002A6A12">
          <w:t xml:space="preserve"> or other bespoke projects</w:t>
        </w:r>
      </w:ins>
      <w:ins w:id="110" w:author="Stephen P" w:date="2026-08-09T10:51:00Z" w16du:dateUtc="2026-08-08T22:51:00Z">
        <w:r w:rsidR="002A6A12">
          <w:t>.</w:t>
        </w:r>
      </w:ins>
    </w:p>
    <w:p w14:paraId="6C6C8335" w14:textId="56310E66" w:rsidR="002A6A12" w:rsidRDefault="002A6A12" w:rsidP="00876104">
      <w:pPr>
        <w:rPr>
          <w:ins w:id="111" w:author="Stephen P" w:date="2026-08-09T10:48:00Z" w16du:dateUtc="2026-08-08T22:48:00Z"/>
        </w:rPr>
      </w:pPr>
      <w:ins w:id="112" w:author="Stephen P" w:date="2026-08-09T10:47:00Z" w16du:dateUtc="2026-08-08T22:47:00Z">
        <w:r>
          <w:t xml:space="preserve">Sails, </w:t>
        </w:r>
      </w:ins>
      <w:ins w:id="113" w:author="Stephen P" w:date="2026-08-09T10:48:00Z" w16du:dateUtc="2026-08-08T22:48:00Z">
        <w:r>
          <w:t>Upholstery and Canvas Work</w:t>
        </w:r>
      </w:ins>
    </w:p>
    <w:p w14:paraId="51B1CBFB" w14:textId="6F5DA769" w:rsidR="002A6A12" w:rsidRPr="00876104" w:rsidRDefault="002A6A12" w:rsidP="00876104">
      <w:ins w:id="114" w:author="Stephen P" w:date="2026-08-09T10:48:00Z" w16du:dateUtc="2026-08-08T22:48:00Z">
        <w:r>
          <w:t xml:space="preserve">Repair, clean or new sails, </w:t>
        </w:r>
      </w:ins>
      <w:ins w:id="115" w:author="Stephen P" w:date="2026-08-09T10:49:00Z" w16du:dateUtc="2026-08-08T22:49:00Z">
        <w:r>
          <w:t xml:space="preserve">upgrade </w:t>
        </w:r>
        <w:proofErr w:type="spellStart"/>
        <w:r>
          <w:t>shadecover</w:t>
        </w:r>
        <w:proofErr w:type="spellEnd"/>
        <w:r>
          <w:t xml:space="preserve">, </w:t>
        </w:r>
        <w:proofErr w:type="spellStart"/>
        <w:r>
          <w:t>sailba</w:t>
        </w:r>
      </w:ins>
      <w:ins w:id="116" w:author="Stephen P" w:date="2026-08-09T10:50:00Z" w16du:dateUtc="2026-08-08T22:50:00Z">
        <w:r>
          <w:t>g</w:t>
        </w:r>
        <w:proofErr w:type="spellEnd"/>
        <w:r>
          <w:t>, dinghy chaps, new carpet or update cushions.</w:t>
        </w:r>
      </w:ins>
    </w:p>
    <w:p w14:paraId="5A9D4595" w14:textId="77777777" w:rsidR="00876104" w:rsidRPr="00876104" w:rsidRDefault="00876104" w:rsidP="00876104">
      <w:pPr>
        <w:rPr>
          <w:b/>
          <w:bCs/>
        </w:rPr>
      </w:pPr>
      <w:r w:rsidRPr="00876104">
        <w:rPr>
          <w:b/>
          <w:bCs/>
        </w:rPr>
        <w:t>Survey Coordination</w:t>
      </w:r>
    </w:p>
    <w:p w14:paraId="5E8359F1" w14:textId="77777777" w:rsidR="00876104" w:rsidRPr="00876104" w:rsidRDefault="00876104" w:rsidP="00876104">
      <w:r w:rsidRPr="00876104">
        <w:t>Insurance and pre-purchase survey arrangements.</w:t>
      </w:r>
    </w:p>
    <w:p w14:paraId="701E5335" w14:textId="77777777" w:rsidR="00876104" w:rsidRPr="00876104" w:rsidRDefault="00876104" w:rsidP="00876104">
      <w:pPr>
        <w:rPr>
          <w:b/>
          <w:bCs/>
        </w:rPr>
      </w:pPr>
      <w:r w:rsidRPr="00876104">
        <w:rPr>
          <w:b/>
          <w:bCs/>
        </w:rPr>
        <w:t>Budget Management</w:t>
      </w:r>
    </w:p>
    <w:p w14:paraId="566AFE3B" w14:textId="77777777" w:rsidR="00876104" w:rsidRPr="00876104" w:rsidRDefault="00876104" w:rsidP="00876104">
      <w:r w:rsidRPr="00876104">
        <w:t>Transparent budgeting with regular cost reporting.</w:t>
      </w:r>
    </w:p>
    <w:p w14:paraId="61A7FF83" w14:textId="77777777" w:rsidR="00876104" w:rsidRPr="00876104" w:rsidRDefault="00876104" w:rsidP="00876104">
      <w:pPr>
        <w:rPr>
          <w:b/>
          <w:bCs/>
        </w:rPr>
      </w:pPr>
      <w:r w:rsidRPr="00876104">
        <w:rPr>
          <w:b/>
          <w:bCs/>
        </w:rPr>
        <w:lastRenderedPageBreak/>
        <w:t>Progress Reporting</w:t>
      </w:r>
    </w:p>
    <w:p w14:paraId="05023BE1" w14:textId="77777777" w:rsidR="00876104" w:rsidRPr="00876104" w:rsidRDefault="00876104" w:rsidP="00876104">
      <w:r w:rsidRPr="00876104">
        <w:t>Regular updates with photos and milestone tracking.</w:t>
      </w:r>
    </w:p>
    <w:p w14:paraId="41BFE0CF" w14:textId="77777777" w:rsidR="00876104" w:rsidRPr="00876104" w:rsidRDefault="00876104" w:rsidP="00876104">
      <w:pPr>
        <w:rPr>
          <w:b/>
          <w:bCs/>
        </w:rPr>
      </w:pPr>
      <w:r w:rsidRPr="00876104">
        <w:rPr>
          <w:b/>
          <w:bCs/>
        </w:rPr>
        <w:t>Photo Documentation</w:t>
      </w:r>
    </w:p>
    <w:p w14:paraId="79203645" w14:textId="77777777" w:rsidR="00876104" w:rsidRPr="00876104" w:rsidRDefault="00876104" w:rsidP="00876104">
      <w:r w:rsidRPr="00876104">
        <w:t>Before, during, and after photo records of all work.</w:t>
      </w:r>
    </w:p>
    <w:p w14:paraId="63CEE36F" w14:textId="77777777" w:rsidR="00876104" w:rsidRPr="00876104" w:rsidRDefault="00876104" w:rsidP="00876104">
      <w:pPr>
        <w:rPr>
          <w:b/>
          <w:bCs/>
        </w:rPr>
      </w:pPr>
      <w:r w:rsidRPr="00876104">
        <w:rPr>
          <w:b/>
          <w:bCs/>
        </w:rPr>
        <w:t>Completion Inspections</w:t>
      </w:r>
    </w:p>
    <w:p w14:paraId="12F80899" w14:textId="77777777" w:rsidR="00876104" w:rsidRPr="00876104" w:rsidRDefault="00876104" w:rsidP="00876104">
      <w:r w:rsidRPr="00876104">
        <w:t>Final quality checks before sign-off and handover.</w:t>
      </w:r>
    </w:p>
    <w:p w14:paraId="73DFD788" w14:textId="77777777" w:rsidR="00876104" w:rsidRPr="00876104" w:rsidRDefault="00876104" w:rsidP="00876104">
      <w:pPr>
        <w:pStyle w:val="Heading3"/>
      </w:pPr>
      <w:bookmarkStart w:id="117" w:name="_Toc237157694"/>
      <w:r w:rsidRPr="00876104">
        <w:t>Our Process</w:t>
      </w:r>
      <w:bookmarkEnd w:id="117"/>
    </w:p>
    <w:p w14:paraId="6D5C83B9" w14:textId="77777777" w:rsidR="00876104" w:rsidRPr="00876104" w:rsidRDefault="00876104" w:rsidP="00876104">
      <w:r w:rsidRPr="00876104">
        <w:t>Structured approach to every project, big or small</w:t>
      </w:r>
    </w:p>
    <w:p w14:paraId="6BFC9AC9" w14:textId="0C19B558" w:rsidR="00876104" w:rsidRPr="00876104" w:rsidRDefault="00876104" w:rsidP="00876104">
      <w:pPr>
        <w:rPr>
          <w:b/>
          <w:bCs/>
        </w:rPr>
      </w:pPr>
      <w:r w:rsidRPr="00876104">
        <w:rPr>
          <w:b/>
          <w:bCs/>
        </w:rPr>
        <w:t>01</w:t>
      </w:r>
      <w:r w:rsidR="006C5A27">
        <w:rPr>
          <w:b/>
          <w:bCs/>
        </w:rPr>
        <w:t xml:space="preserve"> </w:t>
      </w:r>
      <w:r w:rsidRPr="00876104">
        <w:rPr>
          <w:b/>
          <w:bCs/>
        </w:rPr>
        <w:t>Brief &amp; Scope</w:t>
      </w:r>
    </w:p>
    <w:p w14:paraId="54CB0190" w14:textId="77777777" w:rsidR="00876104" w:rsidRPr="00876104" w:rsidRDefault="00876104" w:rsidP="00876104">
      <w:r w:rsidRPr="00876104">
        <w:t>Understanding your requirements and vessel needs</w:t>
      </w:r>
    </w:p>
    <w:p w14:paraId="440C7438" w14:textId="4F32F02A" w:rsidR="00876104" w:rsidRPr="00876104" w:rsidRDefault="00876104" w:rsidP="00876104">
      <w:pPr>
        <w:rPr>
          <w:b/>
          <w:bCs/>
        </w:rPr>
      </w:pPr>
      <w:r w:rsidRPr="00876104">
        <w:rPr>
          <w:b/>
          <w:bCs/>
        </w:rPr>
        <w:t>02</w:t>
      </w:r>
      <w:r w:rsidR="006C5A27">
        <w:rPr>
          <w:b/>
          <w:bCs/>
        </w:rPr>
        <w:t xml:space="preserve"> </w:t>
      </w:r>
      <w:r w:rsidRPr="00876104">
        <w:rPr>
          <w:b/>
          <w:bCs/>
        </w:rPr>
        <w:t>Plan &amp; Budget</w:t>
      </w:r>
    </w:p>
    <w:p w14:paraId="2CD3731E" w14:textId="77777777" w:rsidR="00876104" w:rsidRPr="00876104" w:rsidRDefault="00876104" w:rsidP="00876104">
      <w:r w:rsidRPr="00876104">
        <w:t>Detailed project plan with transparent costing</w:t>
      </w:r>
    </w:p>
    <w:p w14:paraId="1D83D212" w14:textId="258E70C7" w:rsidR="00876104" w:rsidRPr="00876104" w:rsidRDefault="00876104" w:rsidP="00876104">
      <w:pPr>
        <w:rPr>
          <w:b/>
          <w:bCs/>
        </w:rPr>
      </w:pPr>
      <w:r w:rsidRPr="00876104">
        <w:rPr>
          <w:b/>
          <w:bCs/>
        </w:rPr>
        <w:t>03</w:t>
      </w:r>
      <w:r w:rsidR="006C5A27">
        <w:rPr>
          <w:b/>
          <w:bCs/>
        </w:rPr>
        <w:t xml:space="preserve"> </w:t>
      </w:r>
      <w:r w:rsidRPr="00876104">
        <w:rPr>
          <w:b/>
          <w:bCs/>
        </w:rPr>
        <w:t>Execute &amp; Monitor</w:t>
      </w:r>
    </w:p>
    <w:p w14:paraId="651EAC57" w14:textId="77777777" w:rsidR="00876104" w:rsidRPr="00876104" w:rsidRDefault="00876104" w:rsidP="00876104">
      <w:r w:rsidRPr="00876104">
        <w:t>Contractor coordination with regular updates</w:t>
      </w:r>
    </w:p>
    <w:p w14:paraId="2E616F60" w14:textId="025030AB" w:rsidR="00876104" w:rsidRPr="00876104" w:rsidRDefault="00876104" w:rsidP="00876104">
      <w:pPr>
        <w:rPr>
          <w:b/>
          <w:bCs/>
        </w:rPr>
      </w:pPr>
      <w:r w:rsidRPr="00876104">
        <w:rPr>
          <w:b/>
          <w:bCs/>
        </w:rPr>
        <w:t>04</w:t>
      </w:r>
      <w:r w:rsidR="006C5A27">
        <w:rPr>
          <w:b/>
          <w:bCs/>
        </w:rPr>
        <w:t xml:space="preserve"> </w:t>
      </w:r>
      <w:r w:rsidRPr="00876104">
        <w:rPr>
          <w:b/>
          <w:bCs/>
        </w:rPr>
        <w:t>Inspect &amp; Sign Off</w:t>
      </w:r>
    </w:p>
    <w:p w14:paraId="6AFA71BE" w14:textId="77777777" w:rsidR="00876104" w:rsidRPr="00876104" w:rsidRDefault="00876104" w:rsidP="00876104">
      <w:r w:rsidRPr="00876104">
        <w:t>Quality completion inspections and</w:t>
      </w:r>
    </w:p>
    <w:p w14:paraId="2074EC6A" w14:textId="77777777" w:rsidR="00876104" w:rsidRPr="00876104" w:rsidRDefault="00876104" w:rsidP="00876104"/>
    <w:p w14:paraId="57488D25" w14:textId="6B2D7ED5" w:rsidR="00876104" w:rsidRDefault="00876104" w:rsidP="00876104">
      <w:pPr>
        <w:pStyle w:val="Heading1"/>
      </w:pPr>
      <w:bookmarkStart w:id="118" w:name="_Toc237157695"/>
      <w:r>
        <w:t>Accommodation</w:t>
      </w:r>
      <w:bookmarkEnd w:id="118"/>
    </w:p>
    <w:p w14:paraId="7D740E7E" w14:textId="0D8A424A" w:rsidR="006C5A27" w:rsidRPr="006C5A27" w:rsidRDefault="006C5A27" w:rsidP="006C5A27">
      <w:pPr>
        <w:pStyle w:val="Heading2"/>
      </w:pPr>
      <w:bookmarkStart w:id="119" w:name="_Toc237157696"/>
      <w:r>
        <w:t>Text</w:t>
      </w:r>
      <w:bookmarkEnd w:id="119"/>
    </w:p>
    <w:p w14:paraId="2A51E4CB" w14:textId="77777777" w:rsidR="00876104" w:rsidRPr="00876104" w:rsidRDefault="00876104" w:rsidP="00876104">
      <w:pPr>
        <w:rPr>
          <w:b/>
          <w:bCs/>
        </w:rPr>
      </w:pPr>
      <w:r w:rsidRPr="00876104">
        <w:rPr>
          <w:b/>
          <w:bCs/>
        </w:rPr>
        <w:t>Your Home Away from the Boat</w:t>
      </w:r>
    </w:p>
    <w:p w14:paraId="6C095110" w14:textId="4C3806AE" w:rsidR="002A6A12" w:rsidRPr="002A6A12" w:rsidRDefault="00310096" w:rsidP="002A6A12">
      <w:pPr>
        <w:rPr>
          <w:ins w:id="120" w:author="Stephen P" w:date="2026-08-09T10:56:00Z"/>
        </w:rPr>
      </w:pPr>
      <w:ins w:id="121" w:author="Stephen P" w:date="2026-08-09T10:58:00Z" w16du:dateUtc="2026-08-08T22:58:00Z">
        <w:r w:rsidRPr="00876104">
          <w:t xml:space="preserve">Totara Apartment offers </w:t>
        </w:r>
      </w:ins>
      <w:ins w:id="122" w:author="Stephen P" w:date="2026-08-09T10:56:00Z">
        <w:r w:rsidR="002A6A12" w:rsidRPr="002A6A12">
          <w:t>a stylish and fully self-contained one-bedroom retreat designed for comfort and convenience.  With a modern kitchen, luxurious new bathroom, and in-unit washing machine, you’ll have everything you need for a relaxed stay.</w:t>
        </w:r>
      </w:ins>
    </w:p>
    <w:p w14:paraId="3C77BC3D" w14:textId="77777777" w:rsidR="002A6A12" w:rsidRPr="002A6A12" w:rsidRDefault="002A6A12" w:rsidP="002A6A12">
      <w:pPr>
        <w:rPr>
          <w:ins w:id="123" w:author="Stephen P" w:date="2026-08-09T10:56:00Z"/>
        </w:rPr>
      </w:pPr>
      <w:ins w:id="124" w:author="Stephen P" w:date="2026-08-09T10:56:00Z">
        <w:r w:rsidRPr="002A6A12">
          <w:rPr>
            <w:rFonts w:ascii="Arial" w:hAnsi="Arial" w:cs="Arial"/>
          </w:rPr>
          <w:t>​</w:t>
        </w:r>
      </w:ins>
    </w:p>
    <w:p w14:paraId="587D3984" w14:textId="77777777" w:rsidR="002A6A12" w:rsidRPr="002A6A12" w:rsidRDefault="002A6A12" w:rsidP="002A6A12">
      <w:pPr>
        <w:rPr>
          <w:ins w:id="125" w:author="Stephen P" w:date="2026-08-09T10:56:00Z"/>
        </w:rPr>
      </w:pPr>
      <w:ins w:id="126" w:author="Stephen P" w:date="2026-08-09T10:56:00Z">
        <w:r w:rsidRPr="002A6A12">
          <w:t>The apartment includes a kitchen (with fridge/freezer), sitting room with bed settee, separate large bedroom and large bathroom with luxurious shower.</w:t>
        </w:r>
      </w:ins>
    </w:p>
    <w:p w14:paraId="5714501F" w14:textId="77777777" w:rsidR="002A6A12" w:rsidRPr="002A6A12" w:rsidRDefault="002A6A12" w:rsidP="002A6A12">
      <w:pPr>
        <w:rPr>
          <w:ins w:id="127" w:author="Stephen P" w:date="2026-08-09T10:56:00Z"/>
        </w:rPr>
      </w:pPr>
      <w:ins w:id="128" w:author="Stephen P" w:date="2026-08-09T10:56:00Z">
        <w:r w:rsidRPr="002A6A12">
          <w:rPr>
            <w:rFonts w:ascii="Arial" w:hAnsi="Arial" w:cs="Arial"/>
          </w:rPr>
          <w:t>​</w:t>
        </w:r>
      </w:ins>
    </w:p>
    <w:p w14:paraId="22C2FCAA" w14:textId="1BE93D11" w:rsidR="00876104" w:rsidRPr="00876104" w:rsidRDefault="00876104" w:rsidP="00876104">
      <w:r w:rsidRPr="00876104">
        <w:t xml:space="preserve">Premium comfort </w:t>
      </w:r>
      <w:ins w:id="129" w:author="Stephen P" w:date="2026-08-09T10:52:00Z" w16du:dateUtc="2026-08-08T22:52:00Z">
        <w:r w:rsidR="002A6A12">
          <w:t xml:space="preserve">close to </w:t>
        </w:r>
      </w:ins>
      <w:ins w:id="130" w:author="Stephen P" w:date="2026-08-09T10:53:00Z" w16du:dateUtc="2026-08-08T22:53:00Z">
        <w:r w:rsidR="002A6A12">
          <w:t>the town centre.</w:t>
        </w:r>
      </w:ins>
      <w:del w:id="131" w:author="Stephen P" w:date="2026-08-09T10:52:00Z" w16du:dateUtc="2026-08-08T22:52:00Z">
        <w:r w:rsidRPr="00876104" w:rsidDel="002A6A12">
          <w:delText>in the heart of the Town Basin</w:delText>
        </w:r>
      </w:del>
    </w:p>
    <w:p w14:paraId="2D63D316" w14:textId="56346CB3" w:rsidR="00876104" w:rsidRPr="00876104" w:rsidRDefault="00876104" w:rsidP="00876104">
      <w:del w:id="132" w:author="Stephen P" w:date="2026-08-09T10:59:00Z" w16du:dateUtc="2026-08-08T22:59:00Z">
        <w:r w:rsidRPr="00876104" w:rsidDel="00310096">
          <w:lastRenderedPageBreak/>
          <w:delText xml:space="preserve">Totara Apartment offers beautifully appointed, fully furnished accommodation </w:delText>
        </w:r>
      </w:del>
      <w:del w:id="133" w:author="Stephen P" w:date="2026-08-09T10:53:00Z" w16du:dateUtc="2026-08-08T22:53:00Z">
        <w:r w:rsidRPr="00876104" w:rsidDel="002A6A12">
          <w:delText>with stunning marina views.</w:delText>
        </w:r>
      </w:del>
      <w:del w:id="134" w:author="Stephen P" w:date="2026-08-09T10:59:00Z" w16du:dateUtc="2026-08-08T22:59:00Z">
        <w:r w:rsidRPr="00876104" w:rsidDel="00310096">
          <w:delText xml:space="preserve"> </w:delText>
        </w:r>
      </w:del>
      <w:ins w:id="135" w:author="Stephen P" w:date="2026-08-09T11:00:00Z" w16du:dateUtc="2026-08-08T23:00:00Z">
        <w:r w:rsidR="00310096">
          <w:t>p</w:t>
        </w:r>
      </w:ins>
      <w:del w:id="136" w:author="Stephen P" w:date="2026-08-09T11:00:00Z" w16du:dateUtc="2026-08-08T23:00:00Z">
        <w:r w:rsidRPr="00876104" w:rsidDel="00310096">
          <w:delText>P</w:delText>
        </w:r>
      </w:del>
      <w:r w:rsidRPr="00876104">
        <w:t>erfect for yacht owners while your vessel is on the hard, visiting family and friends, or simply enjoying time off the boat while exploring Northland.</w:t>
      </w:r>
    </w:p>
    <w:p w14:paraId="69A5B7D9" w14:textId="77777777" w:rsidR="00876104" w:rsidRPr="00876104" w:rsidRDefault="00876104" w:rsidP="00876104">
      <w:pPr>
        <w:numPr>
          <w:ilvl w:val="0"/>
          <w:numId w:val="2"/>
        </w:numPr>
      </w:pPr>
      <w:r w:rsidRPr="00876104">
        <w:t>Yacht owners while boat is on hard</w:t>
      </w:r>
    </w:p>
    <w:p w14:paraId="158AFD44" w14:textId="77777777" w:rsidR="00876104" w:rsidRPr="00876104" w:rsidRDefault="00876104" w:rsidP="00876104">
      <w:pPr>
        <w:numPr>
          <w:ilvl w:val="0"/>
          <w:numId w:val="2"/>
        </w:numPr>
      </w:pPr>
      <w:r w:rsidRPr="00876104">
        <w:t>Visiting family and guests</w:t>
      </w:r>
    </w:p>
    <w:p w14:paraId="1022CFBB" w14:textId="77777777" w:rsidR="00876104" w:rsidRPr="00876104" w:rsidRDefault="00876104" w:rsidP="00876104">
      <w:pPr>
        <w:numPr>
          <w:ilvl w:val="0"/>
          <w:numId w:val="2"/>
        </w:numPr>
      </w:pPr>
      <w:r w:rsidRPr="00876104">
        <w:t>Time off the boat between passages</w:t>
      </w:r>
    </w:p>
    <w:p w14:paraId="2287EAFD" w14:textId="08A27666" w:rsidR="00876104" w:rsidRPr="00876104" w:rsidRDefault="00B56A76" w:rsidP="00876104">
      <w:pPr>
        <w:numPr>
          <w:ilvl w:val="0"/>
          <w:numId w:val="2"/>
        </w:numPr>
      </w:pPr>
      <w:ins w:id="137" w:author="Stephen P" w:date="2026-08-09T11:24:00Z" w16du:dateUtc="2026-08-08T23:24:00Z">
        <w:r>
          <w:t>A</w:t>
        </w:r>
      </w:ins>
      <w:del w:id="138" w:author="Stephen P" w:date="2026-08-09T11:24:00Z" w16du:dateUtc="2026-08-08T23:24:00Z">
        <w:r w:rsidR="00876104" w:rsidRPr="00876104" w:rsidDel="00B56A76">
          <w:delText>Crew a</w:delText>
        </w:r>
      </w:del>
      <w:r w:rsidR="00876104" w:rsidRPr="00876104">
        <w:t>ccommodation during refits</w:t>
      </w:r>
    </w:p>
    <w:p w14:paraId="43D05E5E" w14:textId="2B6F45D2" w:rsidR="00A94A2C" w:rsidRDefault="00876104" w:rsidP="00876104">
      <w:bookmarkStart w:id="139" w:name="_Toc237157697"/>
      <w:r w:rsidRPr="006C5A27">
        <w:rPr>
          <w:rStyle w:val="Heading2Char"/>
        </w:rPr>
        <w:t>Image</w:t>
      </w:r>
      <w:bookmarkEnd w:id="139"/>
      <w:r>
        <w:t xml:space="preserve"> </w:t>
      </w:r>
      <w:r w:rsidR="00A94A2C">
        <w:t>–</w:t>
      </w:r>
      <w:r>
        <w:t xml:space="preserve"> </w:t>
      </w:r>
    </w:p>
    <w:p w14:paraId="24D6F0A1" w14:textId="77777777" w:rsidR="00A94A2C" w:rsidRPr="00A94A2C" w:rsidRDefault="00A94A2C" w:rsidP="00876104">
      <w:pPr>
        <w:rPr>
          <w:b/>
          <w:bCs/>
        </w:rPr>
      </w:pPr>
      <w:r w:rsidRPr="00A94A2C">
        <w:rPr>
          <w:b/>
          <w:bCs/>
        </w:rPr>
        <w:t>Main</w:t>
      </w:r>
    </w:p>
    <w:p w14:paraId="64DA0CF4" w14:textId="77777777" w:rsidR="00A94A2C" w:rsidRDefault="00A94A2C" w:rsidP="00A94A2C">
      <w:r>
        <w:t xml:space="preserve">Location: </w:t>
      </w:r>
    </w:p>
    <w:p w14:paraId="1C2FDCE3" w14:textId="0C85FEF9" w:rsidR="00A94A2C" w:rsidRDefault="00A94A2C" w:rsidP="00A94A2C">
      <w:r>
        <w:t xml:space="preserve">Filename: </w:t>
      </w:r>
      <w:r>
        <w:t>AccomMain</w:t>
      </w:r>
      <w:r>
        <w:t xml:space="preserve">****.jpg </w:t>
      </w:r>
    </w:p>
    <w:p w14:paraId="235232FB" w14:textId="6BAEE0A1" w:rsidR="00876104" w:rsidRDefault="00A94A2C" w:rsidP="00A94A2C">
      <w:r>
        <w:t>Aspect should be 4w/3d</w:t>
      </w:r>
      <w:r>
        <w:t xml:space="preserve"> </w:t>
      </w:r>
    </w:p>
    <w:p w14:paraId="25B537CF" w14:textId="5F86C3A1" w:rsidR="00876104" w:rsidRDefault="00876104" w:rsidP="00876104">
      <w:pPr>
        <w:rPr>
          <w:ins w:id="140" w:author="Stephen P" w:date="2026-08-09T11:24:00Z" w16du:dateUtc="2026-08-08T23:24:00Z"/>
        </w:rPr>
      </w:pPr>
      <w:r>
        <w:t xml:space="preserve">Question. Do we want the map on this page? </w:t>
      </w:r>
      <w:ins w:id="141" w:author="Stephen P" w:date="2026-08-09T11:22:00Z" w16du:dateUtc="2026-08-08T23:22:00Z">
        <w:r w:rsidR="00B56A76">
          <w:t>YES</w:t>
        </w:r>
      </w:ins>
    </w:p>
    <w:p w14:paraId="4B2CE40E" w14:textId="3262609E" w:rsidR="00B56A76" w:rsidRDefault="00B56A76" w:rsidP="00876104">
      <w:ins w:id="142" w:author="Stephen P" w:date="2026-08-09T11:24:00Z" w16du:dateUtc="2026-08-08T23:24:00Z">
        <w:r>
          <w:t>Also, include reviews</w:t>
        </w:r>
      </w:ins>
    </w:p>
    <w:p w14:paraId="65DCBE46" w14:textId="77777777" w:rsidR="00876104" w:rsidRDefault="00876104" w:rsidP="00876104"/>
    <w:p w14:paraId="23FBC9C2" w14:textId="77777777" w:rsidR="00876104" w:rsidRDefault="00876104" w:rsidP="006C5A27">
      <w:pPr>
        <w:pStyle w:val="Heading1"/>
      </w:pPr>
      <w:bookmarkStart w:id="143" w:name="_Toc237157698"/>
      <w:r>
        <w:t>About</w:t>
      </w:r>
      <w:bookmarkEnd w:id="143"/>
    </w:p>
    <w:p w14:paraId="089AB179" w14:textId="0CCF609F" w:rsidR="006C5A27" w:rsidRPr="006C5A27" w:rsidRDefault="006C5A27" w:rsidP="006C5A27">
      <w:pPr>
        <w:pStyle w:val="Heading2"/>
      </w:pPr>
      <w:bookmarkStart w:id="144" w:name="_Toc237157699"/>
      <w:r>
        <w:t>Text</w:t>
      </w:r>
      <w:bookmarkEnd w:id="144"/>
    </w:p>
    <w:p w14:paraId="3348900D" w14:textId="77777777" w:rsidR="00876104" w:rsidRPr="00876104" w:rsidRDefault="00876104" w:rsidP="00876104">
      <w:pPr>
        <w:rPr>
          <w:b/>
          <w:bCs/>
        </w:rPr>
      </w:pPr>
      <w:r w:rsidRPr="00876104">
        <w:rPr>
          <w:b/>
          <w:bCs/>
        </w:rPr>
        <w:t>Our Story</w:t>
      </w:r>
    </w:p>
    <w:p w14:paraId="01CB20C3" w14:textId="77777777" w:rsidR="00876104" w:rsidRPr="00876104" w:rsidRDefault="00876104" w:rsidP="00876104">
      <w:r w:rsidRPr="00876104">
        <w:t>Built on trust, expertise, and a love of the sea</w:t>
      </w:r>
    </w:p>
    <w:p w14:paraId="68B48ABD" w14:textId="3C768D4A" w:rsidR="00876104" w:rsidRPr="00876104" w:rsidRDefault="00876104" w:rsidP="00876104">
      <w:r w:rsidRPr="00876104">
        <w:t xml:space="preserve">Whangarei Yacht Support was founded to fill a gap in the market — providing yacht owners with a single, trusted point of contact for all their vessel care needs in Northland. Based </w:t>
      </w:r>
      <w:ins w:id="145" w:author="Stephen P" w:date="2026-08-09T11:02:00Z" w16du:dateUtc="2026-08-08T23:02:00Z">
        <w:r w:rsidR="00310096">
          <w:t>in</w:t>
        </w:r>
      </w:ins>
      <w:del w:id="146" w:author="Stephen P" w:date="2026-08-09T11:02:00Z" w16du:dateUtc="2026-08-08T23:02:00Z">
        <w:r w:rsidRPr="00876104" w:rsidDel="00310096">
          <w:delText>at</w:delText>
        </w:r>
      </w:del>
      <w:r w:rsidRPr="00876104">
        <w:t xml:space="preserve"> Whangarei </w:t>
      </w:r>
      <w:del w:id="147" w:author="Stephen P" w:date="2026-08-09T11:01:00Z" w16du:dateUtc="2026-08-08T23:01:00Z">
        <w:r w:rsidRPr="00876104" w:rsidDel="00310096">
          <w:delText>Marina</w:delText>
        </w:r>
      </w:del>
      <w:r w:rsidRPr="00876104">
        <w:t>, one of New Zealand's premier refit and cruising destinations, we serve both visiting international yachts and locally berthed vessels.</w:t>
      </w:r>
    </w:p>
    <w:p w14:paraId="713B73D0" w14:textId="77777777" w:rsidR="00876104" w:rsidRPr="00876104" w:rsidRDefault="00876104" w:rsidP="00876104">
      <w:r w:rsidRPr="00876104">
        <w:t xml:space="preserve">What started as </w:t>
      </w:r>
      <w:proofErr w:type="spellStart"/>
      <w:r w:rsidRPr="00876104">
        <w:t>guardianage</w:t>
      </w:r>
      <w:proofErr w:type="spellEnd"/>
      <w:r w:rsidRPr="00876104">
        <w:t xml:space="preserve"> services for cruising yachts has grown into a comprehensive offering including project management, owner representative services, and </w:t>
      </w:r>
      <w:del w:id="148" w:author="Stephen P" w:date="2026-08-09T11:02:00Z" w16du:dateUtc="2026-08-08T23:02:00Z">
        <w:r w:rsidRPr="00876104" w:rsidDel="00310096">
          <w:delText xml:space="preserve">luxury </w:delText>
        </w:r>
      </w:del>
      <w:r w:rsidRPr="00876104">
        <w:t>accommodation. Our reputation is built on reliability, transparent communication, and genuine care for every vessel we look after.</w:t>
      </w:r>
    </w:p>
    <w:p w14:paraId="12F363D8" w14:textId="4EC99252" w:rsidR="00310096" w:rsidRPr="00310096" w:rsidRDefault="00716866" w:rsidP="00310096">
      <w:pPr>
        <w:rPr>
          <w:ins w:id="149" w:author="Stephen P" w:date="2026-08-09T11:04:00Z"/>
        </w:rPr>
      </w:pPr>
      <w:ins w:id="150" w:author="Stephen P" w:date="2026-08-09T14:12:00Z" w16du:dateUtc="2026-08-09T02:12:00Z">
        <w:r>
          <w:lastRenderedPageBreak/>
          <w:t>&lt;p&gt;</w:t>
        </w:r>
      </w:ins>
      <w:ins w:id="151" w:author="Stephen P" w:date="2026-08-09T11:04:00Z">
        <w:r w:rsidR="00310096" w:rsidRPr="00310096">
          <w:t xml:space="preserve">Whangārei Yacht Support (WYS) exists for one simple reason: cruising sailors need trusted hands to care for their boats while they’re </w:t>
        </w:r>
        <w:proofErr w:type="gramStart"/>
        <w:r w:rsidR="00310096" w:rsidRPr="00310096">
          <w:t>away.</w:t>
        </w:r>
      </w:ins>
      <w:ins w:id="152" w:author="Stephen P" w:date="2026-08-09T14:13:00Z" w16du:dateUtc="2026-08-09T02:13:00Z">
        <w:r>
          <w:t>&lt;</w:t>
        </w:r>
        <w:proofErr w:type="gramEnd"/>
        <w:r>
          <w:t>/p&gt;</w:t>
        </w:r>
      </w:ins>
    </w:p>
    <w:p w14:paraId="1E4A0367" w14:textId="6AAB4E1B" w:rsidR="00310096" w:rsidRPr="00310096" w:rsidRDefault="00716866" w:rsidP="00310096">
      <w:pPr>
        <w:rPr>
          <w:ins w:id="153" w:author="Stephen P" w:date="2026-08-09T11:04:00Z"/>
        </w:rPr>
      </w:pPr>
      <w:ins w:id="154" w:author="Stephen P" w:date="2026-08-09T14:12:00Z" w16du:dateUtc="2026-08-09T02:12:00Z">
        <w:r>
          <w:t>&lt;p&gt;</w:t>
        </w:r>
      </w:ins>
      <w:ins w:id="155" w:author="Stephen P" w:date="2026-08-09T11:04:00Z">
        <w:r w:rsidR="00310096" w:rsidRPr="00310096">
          <w:t>The idea for the business grew naturally after four years and 20,000 nautical miles spent living aboard a 43-foot yacht and becoming part of the incredible global community of liveaboard sailors.</w:t>
        </w:r>
      </w:ins>
      <w:ins w:id="156" w:author="Stephen P" w:date="2026-08-09T14:13:00Z" w16du:dateUtc="2026-08-09T02:13:00Z">
        <w:r w:rsidRPr="00716866">
          <w:t xml:space="preserve"> </w:t>
        </w:r>
        <w:r>
          <w:t>&lt;/p&gt;</w:t>
        </w:r>
      </w:ins>
    </w:p>
    <w:p w14:paraId="18714729" w14:textId="74FCDEFE" w:rsidR="00310096" w:rsidRPr="00310096" w:rsidRDefault="00716866" w:rsidP="00310096">
      <w:pPr>
        <w:rPr>
          <w:ins w:id="157" w:author="Stephen P" w:date="2026-08-09T11:04:00Z"/>
        </w:rPr>
      </w:pPr>
      <w:ins w:id="158" w:author="Stephen P" w:date="2026-08-09T14:13:00Z" w16du:dateUtc="2026-08-09T02:13:00Z">
        <w:r>
          <w:t>&lt;p&gt;</w:t>
        </w:r>
      </w:ins>
      <w:ins w:id="159" w:author="Stephen P" w:date="2026-08-09T11:04:00Z">
        <w:r w:rsidR="00310096" w:rsidRPr="00310096">
          <w:t>When we returned to Northland, I expected to feel proud. Instead, I felt lost. I had been a mother, project manager, world traveller and now, I didn’t know who I was.</w:t>
        </w:r>
      </w:ins>
      <w:ins w:id="160" w:author="Stephen P" w:date="2026-08-09T14:13:00Z" w16du:dateUtc="2026-08-09T02:13:00Z">
        <w:r w:rsidRPr="00716866">
          <w:t xml:space="preserve"> </w:t>
        </w:r>
        <w:r>
          <w:t>&lt;/p&gt;</w:t>
        </w:r>
      </w:ins>
    </w:p>
    <w:p w14:paraId="4CC3A0F9" w14:textId="1FE172AF" w:rsidR="00310096" w:rsidRPr="00310096" w:rsidRDefault="00716866" w:rsidP="00310096">
      <w:pPr>
        <w:rPr>
          <w:ins w:id="161" w:author="Stephen P" w:date="2026-08-09T11:04:00Z"/>
        </w:rPr>
      </w:pPr>
      <w:ins w:id="162" w:author="Stephen P" w:date="2026-08-09T14:13:00Z" w16du:dateUtc="2026-08-09T02:13:00Z">
        <w:r>
          <w:t>&lt;p&gt;</w:t>
        </w:r>
      </w:ins>
      <w:ins w:id="163" w:author="Stephen P" w:date="2026-08-09T11:04:00Z">
        <w:r w:rsidR="00310096" w:rsidRPr="00310096">
          <w:t>We settled in Whangarei and stayed close to the cruising community, and before long I found myself doing all the things I loved: helping friends with their boats, storing gear, arranging deliveries, lending out our car, passing on local knowledge, hosting dinners and offering a bed when time was needed time off the boat.</w:t>
        </w:r>
      </w:ins>
      <w:ins w:id="164" w:author="Stephen P" w:date="2026-08-09T14:13:00Z" w16du:dateUtc="2026-08-09T02:13:00Z">
        <w:r w:rsidRPr="00716866">
          <w:t xml:space="preserve"> </w:t>
        </w:r>
        <w:r>
          <w:t>&lt;/p&gt;</w:t>
        </w:r>
      </w:ins>
    </w:p>
    <w:p w14:paraId="08034953" w14:textId="54EA8010" w:rsidR="00310096" w:rsidRPr="00310096" w:rsidRDefault="00716866" w:rsidP="00310096">
      <w:pPr>
        <w:rPr>
          <w:ins w:id="165" w:author="Stephen P" w:date="2026-08-09T11:04:00Z"/>
        </w:rPr>
      </w:pPr>
      <w:ins w:id="166" w:author="Stephen P" w:date="2026-08-09T14:13:00Z" w16du:dateUtc="2026-08-09T02:13:00Z">
        <w:r>
          <w:t>&lt;p&gt;</w:t>
        </w:r>
      </w:ins>
      <w:ins w:id="167" w:author="Stephen P" w:date="2026-08-09T11:04:00Z">
        <w:r w:rsidR="00310096" w:rsidRPr="00310096">
          <w:t>That’s when the spark hit - what if this became more than just favours for friends? If they needed support, surely others did too. </w:t>
        </w:r>
      </w:ins>
      <w:ins w:id="168" w:author="Stephen P" w:date="2026-08-09T14:13:00Z" w16du:dateUtc="2026-08-09T02:13:00Z">
        <w:r>
          <w:t>&lt;/p&gt;</w:t>
        </w:r>
      </w:ins>
    </w:p>
    <w:p w14:paraId="0120B8F7" w14:textId="0101A393" w:rsidR="00310096" w:rsidRPr="00310096" w:rsidRDefault="00716866" w:rsidP="00310096">
      <w:pPr>
        <w:rPr>
          <w:ins w:id="169" w:author="Stephen P" w:date="2026-08-09T11:04:00Z"/>
        </w:rPr>
      </w:pPr>
      <w:ins w:id="170" w:author="Stephen P" w:date="2026-08-09T14:13:00Z" w16du:dateUtc="2026-08-09T02:13:00Z">
        <w:r>
          <w:t>&lt;p&gt;</w:t>
        </w:r>
      </w:ins>
      <w:ins w:id="171" w:author="Stephen P" w:date="2026-08-09T11:04:00Z">
        <w:r w:rsidR="00310096" w:rsidRPr="00310096">
          <w:t>WYS was born out of lived experience. We know what boat owners worry about, because we’ve been there. And we know how much peace of mind comes from having someone reliable on the ground, someone who understands boats, and the lifestyle that comes with them.</w:t>
        </w:r>
      </w:ins>
      <w:ins w:id="172" w:author="Stephen P" w:date="2026-08-09T14:13:00Z" w16du:dateUtc="2026-08-09T02:13:00Z">
        <w:r w:rsidRPr="00716866">
          <w:t xml:space="preserve"> </w:t>
        </w:r>
        <w:r>
          <w:t>&lt;/p&gt;</w:t>
        </w:r>
      </w:ins>
    </w:p>
    <w:p w14:paraId="5F649DF7" w14:textId="63C6B4B2" w:rsidR="00310096" w:rsidRPr="00310096" w:rsidRDefault="00716866" w:rsidP="00310096">
      <w:pPr>
        <w:rPr>
          <w:ins w:id="173" w:author="Stephen P" w:date="2026-08-09T11:04:00Z"/>
        </w:rPr>
      </w:pPr>
      <w:ins w:id="174" w:author="Stephen P" w:date="2026-08-09T14:13:00Z" w16du:dateUtc="2026-08-09T02:13:00Z">
        <w:r>
          <w:t>&lt;p&gt;</w:t>
        </w:r>
      </w:ins>
      <w:ins w:id="175" w:author="Stephen P" w:date="2026-08-09T11:04:00Z">
        <w:r w:rsidR="00310096" w:rsidRPr="00310096">
          <w:t>If you're coming to Whangarei, get in touch. Even if it's just to swap stories over coffee. But if you're looking for someone to care for your boat as if it were their own, you’ve found the right place.</w:t>
        </w:r>
      </w:ins>
      <w:ins w:id="176" w:author="Stephen P" w:date="2026-08-09T14:13:00Z" w16du:dateUtc="2026-08-09T02:13:00Z">
        <w:r w:rsidRPr="00716866">
          <w:t xml:space="preserve"> </w:t>
        </w:r>
        <w:r>
          <w:t>&lt;/p&gt;</w:t>
        </w:r>
      </w:ins>
    </w:p>
    <w:p w14:paraId="10D6ECC6" w14:textId="4F932ED0" w:rsidR="00876104" w:rsidRPr="00876104" w:rsidRDefault="00876104" w:rsidP="00876104">
      <w:r w:rsidRPr="00876104">
        <mc:AlternateContent>
          <mc:Choice Requires="wps">
            <w:drawing>
              <wp:inline distT="0" distB="0" distL="0" distR="0" wp14:anchorId="0EF049B6" wp14:editId="25DAA25A">
                <wp:extent cx="304800" cy="304800"/>
                <wp:effectExtent l="0" t="0" r="0" b="0"/>
                <wp:docPr id="957104738" name="Rectangle 2" descr="Yacht at Whangarei Mari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83F52" id="Rectangle 2" o:spid="_x0000_s1026" alt="Yacht at Whangarei Mari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6254C" w14:textId="77777777" w:rsidR="00876104" w:rsidRPr="00876104" w:rsidRDefault="00876104" w:rsidP="00876104">
      <w:pPr>
        <w:rPr>
          <w:b/>
          <w:bCs/>
        </w:rPr>
      </w:pPr>
      <w:r w:rsidRPr="00876104">
        <w:rPr>
          <w:b/>
          <w:bCs/>
        </w:rPr>
        <w:t>What Sets Us Apart</w:t>
      </w:r>
    </w:p>
    <w:p w14:paraId="3E11A562" w14:textId="77777777" w:rsidR="00876104" w:rsidRPr="00876104" w:rsidRDefault="00876104" w:rsidP="00876104">
      <w:pPr>
        <w:rPr>
          <w:b/>
          <w:bCs/>
        </w:rPr>
      </w:pPr>
      <w:r w:rsidRPr="00876104">
        <w:rPr>
          <w:b/>
          <w:bCs/>
        </w:rPr>
        <w:t>Marine Experience</w:t>
      </w:r>
    </w:p>
    <w:p w14:paraId="46027319" w14:textId="5A5ED2C6" w:rsidR="00876104" w:rsidDel="00310096" w:rsidRDefault="00876104" w:rsidP="00876104">
      <w:pPr>
        <w:rPr>
          <w:del w:id="177" w:author="Stephen P" w:date="2026-08-09T11:03:00Z" w16du:dateUtc="2026-08-08T23:03:00Z"/>
        </w:rPr>
      </w:pPr>
      <w:del w:id="178" w:author="Stephen P" w:date="2026-08-09T11:03:00Z" w16du:dateUtc="2026-08-08T23:03:00Z">
        <w:r w:rsidRPr="00876104" w:rsidDel="00310096">
          <w:delText>Our team brings decades of combined experience in yacht care, refit management, and marine operations across sailing and motor vessels of all sizes.</w:delText>
        </w:r>
      </w:del>
    </w:p>
    <w:p w14:paraId="71E2AEBC" w14:textId="49CCF2BA" w:rsidR="00310096" w:rsidRPr="00876104" w:rsidRDefault="00310096" w:rsidP="00876104">
      <w:pPr>
        <w:rPr>
          <w:ins w:id="179" w:author="Stephen P" w:date="2026-08-09T11:05:00Z" w16du:dateUtc="2026-08-08T23:05:00Z"/>
        </w:rPr>
      </w:pPr>
      <w:ins w:id="180" w:author="Stephen P" w:date="2026-08-09T11:05:00Z" w16du:dateUtc="2026-08-08T23:05:00Z">
        <w:r>
          <w:t xml:space="preserve">We understand the needs and expectations of cruisers, because we have been cruisers ourselves and </w:t>
        </w:r>
      </w:ins>
      <w:ins w:id="181" w:author="Stephen P" w:date="2026-08-09T11:06:00Z" w16du:dateUtc="2026-08-08T23:06:00Z">
        <w:r>
          <w:t xml:space="preserve">have undertaken refits, maintenance and big projects on our boat.  </w:t>
        </w:r>
      </w:ins>
      <w:ins w:id="182" w:author="Stephen P" w:date="2026-08-09T11:07:00Z" w16du:dateUtc="2026-08-08T23:07:00Z">
        <w:r>
          <w:t xml:space="preserve">  Since </w:t>
        </w:r>
        <w:r w:rsidR="00C57E6C">
          <w:t xml:space="preserve">establishing WYS, we have worked with numerous boats of all shapes, sizes and </w:t>
        </w:r>
      </w:ins>
      <w:ins w:id="183" w:author="Stephen P" w:date="2026-08-09T11:08:00Z" w16du:dateUtc="2026-08-08T23:08:00Z">
        <w:r w:rsidR="00C57E6C">
          <w:t>types.</w:t>
        </w:r>
      </w:ins>
    </w:p>
    <w:p w14:paraId="67065F65" w14:textId="77777777" w:rsidR="00876104" w:rsidRPr="00876104" w:rsidRDefault="00876104" w:rsidP="00876104">
      <w:pPr>
        <w:rPr>
          <w:b/>
          <w:bCs/>
        </w:rPr>
      </w:pPr>
      <w:r w:rsidRPr="00876104">
        <w:rPr>
          <w:b/>
          <w:bCs/>
        </w:rPr>
        <w:t>Local Knowledge</w:t>
      </w:r>
    </w:p>
    <w:p w14:paraId="7A86934F" w14:textId="1ECF20D8" w:rsidR="00876104" w:rsidRPr="00876104" w:rsidRDefault="00876104" w:rsidP="00876104">
      <w:r w:rsidRPr="00876104">
        <w:t xml:space="preserve">Deep roots in </w:t>
      </w:r>
      <w:ins w:id="184" w:author="Stephen P" w:date="2026-08-09T11:09:00Z" w16du:dateUtc="2026-08-08T23:09:00Z">
        <w:r w:rsidR="00C57E6C">
          <w:t xml:space="preserve">the </w:t>
        </w:r>
      </w:ins>
      <w:r w:rsidRPr="00876104">
        <w:t xml:space="preserve">Whangarei </w:t>
      </w:r>
      <w:ins w:id="185" w:author="Stephen P" w:date="2026-08-09T11:08:00Z" w16du:dateUtc="2026-08-08T23:08:00Z">
        <w:r w:rsidR="00C57E6C">
          <w:t>m</w:t>
        </w:r>
      </w:ins>
      <w:del w:id="186" w:author="Stephen P" w:date="2026-08-09T11:08:00Z" w16du:dateUtc="2026-08-08T23:08:00Z">
        <w:r w:rsidRPr="00876104" w:rsidDel="00C57E6C">
          <w:delText>M</w:delText>
        </w:r>
      </w:del>
      <w:r w:rsidRPr="00876104">
        <w:t>arin</w:t>
      </w:r>
      <w:ins w:id="187" w:author="Stephen P" w:date="2026-08-09T11:08:00Z" w16du:dateUtc="2026-08-08T23:08:00Z">
        <w:r w:rsidR="00C57E6C">
          <w:t>e industry</w:t>
        </w:r>
      </w:ins>
      <w:del w:id="188" w:author="Stephen P" w:date="2026-08-09T11:08:00Z" w16du:dateUtc="2026-08-08T23:08:00Z">
        <w:r w:rsidRPr="00876104" w:rsidDel="00C57E6C">
          <w:delText>a</w:delText>
        </w:r>
      </w:del>
      <w:r w:rsidRPr="00876104">
        <w:t xml:space="preserve"> </w:t>
      </w:r>
      <w:del w:id="189" w:author="Stephen P" w:date="2026-08-09T11:09:00Z" w16du:dateUtc="2026-08-08T23:09:00Z">
        <w:r w:rsidRPr="00876104" w:rsidDel="00C57E6C">
          <w:delText>and Northland</w:delText>
        </w:r>
      </w:del>
      <w:r w:rsidRPr="00876104">
        <w:t xml:space="preserve"> mean we understand local </w:t>
      </w:r>
      <w:del w:id="190" w:author="Stephen P" w:date="2026-08-09T11:09:00Z" w16du:dateUtc="2026-08-08T23:09:00Z">
        <w:r w:rsidRPr="00876104" w:rsidDel="00C57E6C">
          <w:delText>weather patterns</w:delText>
        </w:r>
      </w:del>
      <w:r w:rsidRPr="00876104">
        <w:t>, contractors, suppliers, and the unique needs of vessels in this region.</w:t>
      </w:r>
    </w:p>
    <w:p w14:paraId="17CE33F0" w14:textId="77777777" w:rsidR="00876104" w:rsidRPr="00876104" w:rsidRDefault="00876104" w:rsidP="00876104">
      <w:pPr>
        <w:rPr>
          <w:b/>
          <w:bCs/>
        </w:rPr>
      </w:pPr>
      <w:r w:rsidRPr="00876104">
        <w:rPr>
          <w:b/>
          <w:bCs/>
        </w:rPr>
        <w:t>Our Mission</w:t>
      </w:r>
    </w:p>
    <w:p w14:paraId="5CAB49F0" w14:textId="77777777" w:rsidR="00876104" w:rsidRPr="00876104" w:rsidRDefault="00876104" w:rsidP="00876104">
      <w:r w:rsidRPr="00876104">
        <w:lastRenderedPageBreak/>
        <w:t>To provide yacht owners with complete peace of mind through reliable, transparent, and professional vessel care — treating every yacht as if it were our own.</w:t>
      </w:r>
    </w:p>
    <w:p w14:paraId="32406E87" w14:textId="77777777" w:rsidR="00876104" w:rsidRPr="00876104" w:rsidRDefault="00876104" w:rsidP="00876104">
      <w:pPr>
        <w:rPr>
          <w:b/>
          <w:bCs/>
        </w:rPr>
      </w:pPr>
      <w:r w:rsidRPr="00876104">
        <w:rPr>
          <w:b/>
          <w:bCs/>
        </w:rPr>
        <w:t>Professionalism</w:t>
      </w:r>
    </w:p>
    <w:p w14:paraId="6CDD11EC" w14:textId="7AC1977C" w:rsidR="00876104" w:rsidRPr="00876104" w:rsidRDefault="00876104" w:rsidP="00876104">
      <w:del w:id="191" w:author="Stephen P" w:date="2026-08-09T11:12:00Z" w16du:dateUtc="2026-08-08T23:12:00Z">
        <w:r w:rsidRPr="00876104" w:rsidDel="00C57E6C">
          <w:delText>Qualified, insured, and dedicated staff who</w:delText>
        </w:r>
      </w:del>
      <w:ins w:id="192" w:author="Stephen P" w:date="2026-08-09T11:12:00Z" w16du:dateUtc="2026-08-08T23:12:00Z">
        <w:r w:rsidR="00C57E6C">
          <w:t>We are dedicated, insured and</w:t>
        </w:r>
      </w:ins>
      <w:r w:rsidRPr="00876104">
        <w:t xml:space="preserve"> maintain the highest standards in every inspection, project, and client interaction.</w:t>
      </w:r>
    </w:p>
    <w:p w14:paraId="7805859D" w14:textId="77777777" w:rsidR="00876104" w:rsidRPr="00876104" w:rsidRDefault="00876104" w:rsidP="00876104">
      <w:pPr>
        <w:rPr>
          <w:b/>
          <w:bCs/>
        </w:rPr>
      </w:pPr>
      <w:r w:rsidRPr="00876104">
        <w:rPr>
          <w:b/>
          <w:bCs/>
        </w:rPr>
        <w:t>Our Values</w:t>
      </w:r>
    </w:p>
    <w:p w14:paraId="06E3D40C" w14:textId="77777777" w:rsidR="00876104" w:rsidRPr="00876104" w:rsidRDefault="00876104" w:rsidP="00876104">
      <w:r w:rsidRPr="00876104">
        <w:t>The principles that guide everything we do</w:t>
      </w:r>
    </w:p>
    <w:p w14:paraId="6D4A7526" w14:textId="77777777" w:rsidR="00876104" w:rsidRPr="00876104" w:rsidRDefault="00876104" w:rsidP="00876104">
      <w:pPr>
        <w:rPr>
          <w:b/>
          <w:bCs/>
        </w:rPr>
      </w:pPr>
      <w:r w:rsidRPr="00876104">
        <w:rPr>
          <w:b/>
          <w:bCs/>
        </w:rPr>
        <w:t>Safety</w:t>
      </w:r>
    </w:p>
    <w:p w14:paraId="5C7D13C3" w14:textId="77777777" w:rsidR="00876104" w:rsidRPr="00876104" w:rsidRDefault="00876104" w:rsidP="00876104">
      <w:r w:rsidRPr="00876104">
        <w:t xml:space="preserve">Safety of your </w:t>
      </w:r>
      <w:proofErr w:type="spellStart"/>
      <w:r w:rsidRPr="00876104">
        <w:t>vessel</w:t>
      </w:r>
      <w:del w:id="193" w:author="Stephen P" w:date="2026-08-09T11:13:00Z" w16du:dateUtc="2026-08-08T23:13:00Z">
        <w:r w:rsidRPr="00876104" w:rsidDel="00C57E6C">
          <w:delText xml:space="preserve">, </w:delText>
        </w:r>
      </w:del>
      <w:del w:id="194" w:author="Stephen P" w:date="2026-08-09T11:12:00Z" w16du:dateUtc="2026-08-08T23:12:00Z">
        <w:r w:rsidRPr="00876104" w:rsidDel="00C57E6C">
          <w:delText xml:space="preserve">crew, </w:delText>
        </w:r>
      </w:del>
      <w:r w:rsidRPr="00876104">
        <w:t>and</w:t>
      </w:r>
      <w:proofErr w:type="spellEnd"/>
      <w:r w:rsidRPr="00876104">
        <w:t xml:space="preserve"> our team is our highest priority.</w:t>
      </w:r>
    </w:p>
    <w:p w14:paraId="456BFB7A" w14:textId="77777777" w:rsidR="00876104" w:rsidRPr="00876104" w:rsidRDefault="00876104" w:rsidP="00876104">
      <w:pPr>
        <w:rPr>
          <w:b/>
          <w:bCs/>
        </w:rPr>
      </w:pPr>
      <w:r w:rsidRPr="00876104">
        <w:rPr>
          <w:b/>
          <w:bCs/>
        </w:rPr>
        <w:t>Reliability</w:t>
      </w:r>
    </w:p>
    <w:p w14:paraId="5A9B56C7" w14:textId="77777777" w:rsidR="00876104" w:rsidRPr="00876104" w:rsidRDefault="00876104" w:rsidP="00876104">
      <w:r w:rsidRPr="00876104">
        <w:t>Consistent, dependable service you can count on, rain or shine.</w:t>
      </w:r>
    </w:p>
    <w:p w14:paraId="145CF9DF" w14:textId="77777777" w:rsidR="00876104" w:rsidRPr="00876104" w:rsidRDefault="00876104" w:rsidP="00876104">
      <w:pPr>
        <w:rPr>
          <w:b/>
          <w:bCs/>
        </w:rPr>
      </w:pPr>
      <w:r w:rsidRPr="00876104">
        <w:rPr>
          <w:b/>
          <w:bCs/>
        </w:rPr>
        <w:t>Professionalism</w:t>
      </w:r>
    </w:p>
    <w:p w14:paraId="4DEA90DD" w14:textId="36262E86" w:rsidR="00876104" w:rsidRPr="00876104" w:rsidRDefault="00876104" w:rsidP="00876104">
      <w:del w:id="195" w:author="Stephen P" w:date="2026-08-09T11:13:00Z" w16du:dateUtc="2026-08-08T23:13:00Z">
        <w:r w:rsidRPr="00876104" w:rsidDel="00C57E6C">
          <w:delText>Qualified, experienced staff who</w:delText>
        </w:r>
      </w:del>
      <w:ins w:id="196" w:author="Stephen P" w:date="2026-08-09T11:13:00Z" w16du:dateUtc="2026-08-08T23:13:00Z">
        <w:r w:rsidR="00C57E6C">
          <w:t>We</w:t>
        </w:r>
      </w:ins>
      <w:r w:rsidRPr="00876104">
        <w:t xml:space="preserve"> treat every vessel as </w:t>
      </w:r>
      <w:ins w:id="197" w:author="Stephen P" w:date="2026-08-09T11:13:00Z" w16du:dateUtc="2026-08-08T23:13:00Z">
        <w:r w:rsidR="00C57E6C">
          <w:t>if it was our</w:t>
        </w:r>
      </w:ins>
      <w:ins w:id="198" w:author="Stephen P" w:date="2026-08-09T11:14:00Z" w16du:dateUtc="2026-08-08T23:14:00Z">
        <w:r w:rsidR="00C57E6C">
          <w:t xml:space="preserve"> own.</w:t>
        </w:r>
      </w:ins>
      <w:del w:id="199" w:author="Stephen P" w:date="2026-08-09T11:13:00Z" w16du:dateUtc="2026-08-08T23:13:00Z">
        <w:r w:rsidRPr="00876104" w:rsidDel="00C57E6C">
          <w:delText>their own</w:delText>
        </w:r>
      </w:del>
      <w:r w:rsidRPr="00876104">
        <w:t>.</w:t>
      </w:r>
    </w:p>
    <w:p w14:paraId="75CDAB5D" w14:textId="77777777" w:rsidR="00876104" w:rsidRDefault="00876104" w:rsidP="006C5A27">
      <w:pPr>
        <w:pStyle w:val="Heading2"/>
      </w:pPr>
      <w:bookmarkStart w:id="200" w:name="_Toc237157700"/>
      <w:r>
        <w:t>Images</w:t>
      </w:r>
      <w:bookmarkEnd w:id="200"/>
    </w:p>
    <w:p w14:paraId="5DF3D4D4" w14:textId="3BB2FA77" w:rsidR="00A94A2C" w:rsidRPr="00A94A2C" w:rsidRDefault="00A94A2C" w:rsidP="00A94A2C">
      <w:pPr>
        <w:rPr>
          <w:b/>
          <w:bCs/>
        </w:rPr>
      </w:pPr>
      <w:r>
        <w:rPr>
          <w:b/>
          <w:bCs/>
        </w:rPr>
        <w:t>Main</w:t>
      </w:r>
    </w:p>
    <w:p w14:paraId="2EEC6172" w14:textId="77777777" w:rsidR="00A94A2C" w:rsidRDefault="00A94A2C" w:rsidP="00A94A2C">
      <w:bookmarkStart w:id="201" w:name="_Toc237157701"/>
      <w:r>
        <w:t xml:space="preserve">Location: </w:t>
      </w:r>
    </w:p>
    <w:p w14:paraId="3D632E0D" w14:textId="756CBF69" w:rsidR="00A94A2C" w:rsidRDefault="00A94A2C" w:rsidP="00A94A2C">
      <w:r>
        <w:t xml:space="preserve">Filename: </w:t>
      </w:r>
      <w:r>
        <w:t>About</w:t>
      </w:r>
      <w:r>
        <w:t xml:space="preserve">****.jpg </w:t>
      </w:r>
    </w:p>
    <w:p w14:paraId="38B728A4" w14:textId="77777777" w:rsidR="00A94A2C" w:rsidRDefault="00A94A2C" w:rsidP="00A94A2C">
      <w:r>
        <w:t>Aspect should be 4w/3d</w:t>
      </w:r>
      <w:r>
        <w:t xml:space="preserve"> </w:t>
      </w:r>
    </w:p>
    <w:p w14:paraId="65B8AADE" w14:textId="58B52772" w:rsidR="00876104" w:rsidRDefault="00876104" w:rsidP="00A94A2C">
      <w:pPr>
        <w:pStyle w:val="Heading1"/>
      </w:pPr>
      <w:r>
        <w:t>Gallery</w:t>
      </w:r>
      <w:bookmarkEnd w:id="201"/>
    </w:p>
    <w:p w14:paraId="3BC61C7D" w14:textId="571E268E" w:rsidR="006C5A27" w:rsidRPr="006C5A27" w:rsidRDefault="006C5A27" w:rsidP="006C5A27">
      <w:pPr>
        <w:pStyle w:val="Heading2"/>
      </w:pPr>
      <w:bookmarkStart w:id="202" w:name="_Toc237157702"/>
      <w:r>
        <w:t>Images</w:t>
      </w:r>
      <w:bookmarkEnd w:id="202"/>
    </w:p>
    <w:p w14:paraId="5CA1585B" w14:textId="77777777" w:rsidR="00A94A2C" w:rsidRDefault="00876104" w:rsidP="00876104">
      <w:r>
        <w:t>Location</w:t>
      </w:r>
      <w:r w:rsidR="00A94A2C">
        <w:t>:</w:t>
      </w:r>
    </w:p>
    <w:p w14:paraId="6D89B92E" w14:textId="74315CCC" w:rsidR="00A94A2C" w:rsidRDefault="00A94A2C" w:rsidP="00876104">
      <w:r>
        <w:t>File</w:t>
      </w:r>
      <w:r w:rsidR="00876104">
        <w:t>name</w:t>
      </w:r>
      <w:r>
        <w:t>: [</w:t>
      </w:r>
      <w:proofErr w:type="spellStart"/>
      <w:r>
        <w:t>Accom|Proj|Guard|</w:t>
      </w:r>
      <w:proofErr w:type="gramStart"/>
      <w:r>
        <w:t>Marinas</w:t>
      </w:r>
      <w:proofErr w:type="spellEnd"/>
      <w:r>
        <w:t>]*</w:t>
      </w:r>
      <w:proofErr w:type="gramEnd"/>
      <w:r>
        <w:t>**.jpg</w:t>
      </w:r>
    </w:p>
    <w:p w14:paraId="2C161E51" w14:textId="00663EF4" w:rsidR="00876104" w:rsidRDefault="00876104" w:rsidP="00876104">
      <w:r>
        <w:t>and caption for all images. Aspect 4w/3d for all.</w:t>
      </w:r>
    </w:p>
    <w:p w14:paraId="6B513F87" w14:textId="77777777" w:rsidR="00876104" w:rsidRDefault="00876104" w:rsidP="00876104">
      <w:r>
        <w:t>Pref 6 images for each category.</w:t>
      </w:r>
    </w:p>
    <w:p w14:paraId="22EFDFF8" w14:textId="77777777" w:rsidR="00876104" w:rsidRDefault="00876104" w:rsidP="00876104">
      <w:pPr>
        <w:pStyle w:val="Heading1"/>
      </w:pPr>
      <w:bookmarkStart w:id="203" w:name="_Toc237157703"/>
      <w:r>
        <w:t>Testimonials</w:t>
      </w:r>
      <w:bookmarkEnd w:id="203"/>
    </w:p>
    <w:p w14:paraId="1C85810E" w14:textId="42F8776C" w:rsidR="00D41699" w:rsidDel="00C57E6C" w:rsidRDefault="00876104" w:rsidP="00876104">
      <w:pPr>
        <w:rPr>
          <w:del w:id="204" w:author="Stephen P" w:date="2026-08-09T11:14:00Z" w16du:dateUtc="2026-08-08T23:14:00Z"/>
        </w:rPr>
      </w:pPr>
      <w:del w:id="205" w:author="Stephen P" w:date="2026-08-09T11:14:00Z" w16du:dateUtc="2026-08-08T23:14:00Z">
        <w:r w:rsidDel="00C57E6C">
          <w:delText>As is</w:delText>
        </w:r>
        <w:r w:rsidR="00D41699" w:rsidDel="00C57E6C">
          <w:delText xml:space="preserve">? </w:delText>
        </w:r>
        <w:r w:rsidDel="00C57E6C">
          <w:delText>Testimon</w:delText>
        </w:r>
        <w:r w:rsidR="00D41699" w:rsidDel="00C57E6C">
          <w:delText>ies</w:delText>
        </w:r>
        <w:r w:rsidDel="00C57E6C">
          <w:delText xml:space="preserve"> will be easily </w:delText>
        </w:r>
        <w:r w:rsidR="00D41699" w:rsidDel="00C57E6C">
          <w:delText>modified/added from admin page.</w:delText>
        </w:r>
      </w:del>
    </w:p>
    <w:p w14:paraId="7B49CDF6" w14:textId="77777777" w:rsidR="00C57E6C" w:rsidRPr="00C57E6C" w:rsidRDefault="00C57E6C" w:rsidP="00C57E6C">
      <w:pPr>
        <w:rPr>
          <w:ins w:id="206" w:author="Stephen P" w:date="2026-08-09T11:15:00Z"/>
        </w:rPr>
      </w:pPr>
    </w:p>
    <w:p w14:paraId="596F4782" w14:textId="77777777" w:rsidR="00C57E6C" w:rsidRPr="00C57E6C" w:rsidRDefault="00C57E6C" w:rsidP="00C57E6C">
      <w:pPr>
        <w:rPr>
          <w:ins w:id="207" w:author="Stephen P" w:date="2026-08-09T11:15:00Z"/>
        </w:rPr>
      </w:pPr>
      <w:ins w:id="208" w:author="Stephen P" w:date="2026-08-09T11:15:00Z">
        <w:r w:rsidRPr="00C57E6C">
          <w:lastRenderedPageBreak/>
          <w:t>Don't just take our word for it!</w:t>
        </w:r>
      </w:ins>
    </w:p>
    <w:p w14:paraId="1D172ADC" w14:textId="77777777" w:rsidR="00C57E6C" w:rsidRPr="00C57E6C" w:rsidRDefault="00C57E6C" w:rsidP="00C57E6C">
      <w:pPr>
        <w:rPr>
          <w:ins w:id="209" w:author="Stephen P" w:date="2026-08-09T11:15:00Z"/>
        </w:rPr>
      </w:pPr>
      <w:ins w:id="210" w:author="Stephen P" w:date="2026-08-09T11:15:00Z">
        <w:r w:rsidRPr="00C57E6C">
          <w:t xml:space="preserve">"Very recommendable - our boat is on a jetty in Whangarei for the NZ winter and WYS has been looking after her for the last few months.   Helen checks on everything aboard, gets active when necessary and keeps us informed.   We are also happy with her proactive attitude when high winds or heavy rain are expected.   Her monthly reports are to the </w:t>
        </w:r>
        <w:proofErr w:type="gramStart"/>
        <w:r w:rsidRPr="00C57E6C">
          <w:t>point</w:t>
        </w:r>
        <w:proofErr w:type="gramEnd"/>
        <w:r w:rsidRPr="00C57E6C">
          <w:t xml:space="preserve"> and communication is as east and prompt as you could wish.   </w:t>
        </w:r>
      </w:ins>
    </w:p>
    <w:p w14:paraId="1CD3EB3A" w14:textId="77777777" w:rsidR="00C57E6C" w:rsidRPr="00C57E6C" w:rsidRDefault="00C57E6C" w:rsidP="00C57E6C">
      <w:pPr>
        <w:rPr>
          <w:ins w:id="211" w:author="Stephen P" w:date="2026-08-09T11:15:00Z"/>
        </w:rPr>
      </w:pPr>
      <w:ins w:id="212" w:author="Stephen P" w:date="2026-08-09T11:15:00Z">
        <w:r w:rsidRPr="00C57E6C">
          <w:t>We would never have left our boat alone for so long if we didn't know it was in good and reliable hands.   It surely is!"</w:t>
        </w:r>
      </w:ins>
    </w:p>
    <w:p w14:paraId="08F3D77B" w14:textId="77777777" w:rsidR="00C57E6C" w:rsidRPr="00C57E6C" w:rsidRDefault="00C57E6C" w:rsidP="00C57E6C">
      <w:pPr>
        <w:rPr>
          <w:ins w:id="213" w:author="Stephen P" w:date="2026-08-09T11:15:00Z"/>
        </w:rPr>
      </w:pPr>
      <w:ins w:id="214" w:author="Stephen P" w:date="2026-08-09T11:15:00Z">
        <w:r w:rsidRPr="00C57E6C">
          <w:t>SV Thetis</w:t>
        </w:r>
      </w:ins>
    </w:p>
    <w:p w14:paraId="0D9E4122" w14:textId="77777777" w:rsidR="00C57E6C" w:rsidRPr="00C57E6C" w:rsidRDefault="00C57E6C" w:rsidP="00C57E6C">
      <w:pPr>
        <w:rPr>
          <w:ins w:id="215" w:author="Stephen P" w:date="2026-08-09T11:15:00Z"/>
        </w:rPr>
      </w:pPr>
      <w:ins w:id="216" w:author="Stephen P" w:date="2026-08-09T11:15:00Z">
        <w:r w:rsidRPr="00C57E6C">
          <w:rPr>
            <w:rFonts w:ascii="Arial" w:hAnsi="Arial" w:cs="Arial"/>
          </w:rPr>
          <w:t>​</w:t>
        </w:r>
      </w:ins>
    </w:p>
    <w:p w14:paraId="0B3578B7" w14:textId="77777777" w:rsidR="00C57E6C" w:rsidRPr="00C57E6C" w:rsidRDefault="00C57E6C" w:rsidP="00C57E6C">
      <w:pPr>
        <w:rPr>
          <w:ins w:id="217" w:author="Stephen P" w:date="2026-08-09T11:15:00Z"/>
        </w:rPr>
      </w:pPr>
      <w:ins w:id="218" w:author="Stephen P" w:date="2026-08-09T11:15:00Z">
        <w:r w:rsidRPr="00C57E6C">
          <w:t>"</w:t>
        </w:r>
        <w:proofErr w:type="gramStart"/>
        <w:r w:rsidRPr="00C57E6C">
          <w:t>....Helen</w:t>
        </w:r>
        <w:proofErr w:type="gramEnd"/>
        <w:r w:rsidRPr="00C57E6C">
          <w:t xml:space="preserve"> was beyond incredible. I initially talked to her and was impressed. She is a former cruiser and current boat owner so I knew she would understand my issues. Once in the thick of </w:t>
        </w:r>
        <w:proofErr w:type="gramStart"/>
        <w:r w:rsidRPr="00C57E6C">
          <w:t>things</w:t>
        </w:r>
        <w:proofErr w:type="gramEnd"/>
        <w:r w:rsidRPr="00C57E6C">
          <w:t xml:space="preserve"> she was very detail oriented and kept the work on pace. Now keep in mind we had over 70 jobs she was trying to get done on my boat. The only way to stay on pace was with good communication and she was very good at communicating.  We were so happy that we are coming back to NZ next year and will have Helen in charge of our boat again."</w:t>
        </w:r>
      </w:ins>
    </w:p>
    <w:p w14:paraId="1D64C346" w14:textId="77777777" w:rsidR="00C57E6C" w:rsidRPr="00C57E6C" w:rsidRDefault="00C57E6C" w:rsidP="00C57E6C">
      <w:pPr>
        <w:rPr>
          <w:ins w:id="219" w:author="Stephen P" w:date="2026-08-09T11:15:00Z"/>
        </w:rPr>
      </w:pPr>
      <w:ins w:id="220" w:author="Stephen P" w:date="2026-08-09T11:15:00Z">
        <w:r w:rsidRPr="00C57E6C">
          <w:t>SV Ohana</w:t>
        </w:r>
      </w:ins>
    </w:p>
    <w:p w14:paraId="3DA41026" w14:textId="77777777" w:rsidR="00C57E6C" w:rsidRPr="00C57E6C" w:rsidRDefault="00C57E6C" w:rsidP="00C57E6C">
      <w:pPr>
        <w:rPr>
          <w:ins w:id="221" w:author="Stephen P" w:date="2026-08-09T11:15:00Z"/>
        </w:rPr>
      </w:pPr>
      <w:ins w:id="222" w:author="Stephen P" w:date="2026-08-09T11:15:00Z">
        <w:r w:rsidRPr="00C57E6C">
          <w:rPr>
            <w:rFonts w:ascii="Arial" w:hAnsi="Arial" w:cs="Arial"/>
          </w:rPr>
          <w:t>​</w:t>
        </w:r>
      </w:ins>
    </w:p>
    <w:p w14:paraId="5A0C52BA" w14:textId="77777777" w:rsidR="00C57E6C" w:rsidRPr="00C57E6C" w:rsidRDefault="00C57E6C" w:rsidP="00C57E6C">
      <w:pPr>
        <w:rPr>
          <w:ins w:id="223" w:author="Stephen P" w:date="2026-08-09T11:15:00Z"/>
        </w:rPr>
      </w:pPr>
      <w:ins w:id="224" w:author="Stephen P" w:date="2026-08-09T11:15:00Z">
        <w:r w:rsidRPr="00C57E6C">
          <w:t xml:space="preserve">"WYS were instrumental in helping us following our dismasting </w:t>
        </w:r>
        <w:proofErr w:type="spellStart"/>
        <w:r w:rsidRPr="00C57E6C">
          <w:t>en</w:t>
        </w:r>
        <w:proofErr w:type="spellEnd"/>
        <w:r w:rsidRPr="00C57E6C">
          <w:t xml:space="preserve">-route to NZ from Tonga. We would highly recommend WYS for all your shoreside needs, boat </w:t>
        </w:r>
        <w:proofErr w:type="spellStart"/>
        <w:r w:rsidRPr="00C57E6C">
          <w:t>guardianage</w:t>
        </w:r>
        <w:proofErr w:type="spellEnd"/>
        <w:r w:rsidRPr="00C57E6C">
          <w:t xml:space="preserve"> and project management requirements".</w:t>
        </w:r>
      </w:ins>
    </w:p>
    <w:p w14:paraId="25CE8A01" w14:textId="77777777" w:rsidR="00C57E6C" w:rsidRPr="00C57E6C" w:rsidRDefault="00C57E6C" w:rsidP="00C57E6C">
      <w:pPr>
        <w:rPr>
          <w:ins w:id="225" w:author="Stephen P" w:date="2026-08-09T11:15:00Z"/>
        </w:rPr>
      </w:pPr>
      <w:ins w:id="226" w:author="Stephen P" w:date="2026-08-09T11:15:00Z">
        <w:r w:rsidRPr="00C57E6C">
          <w:rPr>
            <w:rFonts w:ascii="Arial" w:hAnsi="Arial" w:cs="Arial"/>
          </w:rPr>
          <w:t>​</w:t>
        </w:r>
      </w:ins>
    </w:p>
    <w:p w14:paraId="7F91196F" w14:textId="77777777" w:rsidR="00C57E6C" w:rsidRPr="00C57E6C" w:rsidRDefault="00C57E6C" w:rsidP="00C57E6C">
      <w:pPr>
        <w:rPr>
          <w:ins w:id="227" w:author="Stephen P" w:date="2026-08-09T11:15:00Z"/>
        </w:rPr>
      </w:pPr>
      <w:ins w:id="228" w:author="Stephen P" w:date="2026-08-09T11:15:00Z">
        <w:r w:rsidRPr="00C57E6C">
          <w:t>SV Ruffian</w:t>
        </w:r>
      </w:ins>
    </w:p>
    <w:p w14:paraId="65810A54" w14:textId="77777777" w:rsidR="00C57E6C" w:rsidRDefault="00C57E6C" w:rsidP="00876104">
      <w:pPr>
        <w:rPr>
          <w:ins w:id="229" w:author="Stephen P" w:date="2026-08-09T11:15:00Z" w16du:dateUtc="2026-08-08T23:15:00Z"/>
        </w:rPr>
      </w:pPr>
    </w:p>
    <w:p w14:paraId="4CBAF940" w14:textId="77777777" w:rsidR="00D41699" w:rsidRDefault="00D41699" w:rsidP="00D41699">
      <w:pPr>
        <w:pStyle w:val="Heading1"/>
      </w:pPr>
      <w:bookmarkStart w:id="230" w:name="_Toc237157704"/>
      <w:r>
        <w:t>Contact</w:t>
      </w:r>
      <w:bookmarkEnd w:id="230"/>
    </w:p>
    <w:p w14:paraId="1AE7C2EB" w14:textId="3D47ACD3" w:rsidR="00346876" w:rsidRDefault="00346876" w:rsidP="00346876">
      <w:r>
        <w:t>Remove address and business hours?</w:t>
      </w:r>
      <w:ins w:id="231" w:author="Stephen P" w:date="2026-08-09T11:16:00Z" w16du:dateUtc="2026-08-08T23:16:00Z">
        <w:r w:rsidR="00C57E6C">
          <w:t xml:space="preserve">   Don’t include address or hours</w:t>
        </w:r>
      </w:ins>
    </w:p>
    <w:p w14:paraId="4EFE5784" w14:textId="27C70BF0" w:rsidR="00346876" w:rsidRDefault="00346876" w:rsidP="00346876">
      <w:r>
        <w:t>Links for social sites</w:t>
      </w:r>
      <w:ins w:id="232" w:author="Stephen P" w:date="2026-08-09T11:16:00Z" w16du:dateUtc="2026-08-08T23:16:00Z">
        <w:r w:rsidR="00C57E6C">
          <w:t xml:space="preserve"> – insta, FB</w:t>
        </w:r>
      </w:ins>
    </w:p>
    <w:p w14:paraId="48FD68A8" w14:textId="77777777" w:rsidR="00C57E6C" w:rsidRDefault="00C57E6C" w:rsidP="00346876">
      <w:pPr>
        <w:rPr>
          <w:ins w:id="233" w:author="Stephen P" w:date="2026-08-09T11:16:00Z" w16du:dateUtc="2026-08-08T23:16:00Z"/>
        </w:rPr>
      </w:pPr>
      <w:ins w:id="234" w:author="Stephen P" w:date="2026-08-09T11:15:00Z" w16du:dateUtc="2026-08-08T23:15:00Z">
        <w:r>
          <w:t>Partners – OCC, Island Cruising</w:t>
        </w:r>
      </w:ins>
      <w:ins w:id="235" w:author="Stephen P" w:date="2026-08-09T11:16:00Z" w16du:dateUtc="2026-08-08T23:16:00Z">
        <w:r>
          <w:t xml:space="preserve">, </w:t>
        </w:r>
        <w:proofErr w:type="spellStart"/>
        <w:r>
          <w:t>Noonsite</w:t>
        </w:r>
        <w:proofErr w:type="spellEnd"/>
      </w:ins>
    </w:p>
    <w:p w14:paraId="1A19A376" w14:textId="6464AAE5" w:rsidR="00E83156" w:rsidRDefault="00C57E6C" w:rsidP="00346876">
      <w:ins w:id="236" w:author="Stephen P" w:date="2026-08-09T11:16:00Z" w16du:dateUtc="2026-08-08T23:16:00Z">
        <w:r>
          <w:t>Links to articles – podcast, printed articles etc</w:t>
        </w:r>
      </w:ins>
      <w:r w:rsidR="00E83156">
        <w:br w:type="page"/>
      </w:r>
    </w:p>
    <w:p w14:paraId="7FF5CD42" w14:textId="3DE33BE9" w:rsidR="00AA6334" w:rsidRDefault="00EA11BF">
      <w:r w:rsidRPr="00EA11BF">
        <w:lastRenderedPageBreak/>
        <w:drawing>
          <wp:inline distT="0" distB="0" distL="0" distR="0" wp14:anchorId="221A2F8C" wp14:editId="3A209E87">
            <wp:extent cx="5198110" cy="2540313"/>
            <wp:effectExtent l="0" t="0" r="2540" b="0"/>
            <wp:docPr id="48767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7025" name=""/>
                    <pic:cNvPicPr/>
                  </pic:nvPicPr>
                  <pic:blipFill>
                    <a:blip r:embed="rId6"/>
                    <a:stretch>
                      <a:fillRect/>
                    </a:stretch>
                  </pic:blipFill>
                  <pic:spPr>
                    <a:xfrm>
                      <a:off x="0" y="0"/>
                      <a:ext cx="5199596" cy="2541039"/>
                    </a:xfrm>
                    <a:prstGeom prst="rect">
                      <a:avLst/>
                    </a:prstGeom>
                  </pic:spPr>
                </pic:pic>
              </a:graphicData>
            </a:graphic>
          </wp:inline>
        </w:drawing>
      </w:r>
    </w:p>
    <w:p w14:paraId="350CAD39" w14:textId="77777777" w:rsidR="00EA11BF" w:rsidRDefault="00EA11BF"/>
    <w:p w14:paraId="3EB76A09" w14:textId="2DBDA33F" w:rsidR="00EA11BF" w:rsidRDefault="00EA11BF">
      <w:r w:rsidRPr="00EA11BF">
        <w:drawing>
          <wp:inline distT="0" distB="0" distL="0" distR="0" wp14:anchorId="5F2C6D7E" wp14:editId="1399C66E">
            <wp:extent cx="5617210" cy="2771265"/>
            <wp:effectExtent l="0" t="0" r="2540" b="0"/>
            <wp:docPr id="6752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1445" name=""/>
                    <pic:cNvPicPr/>
                  </pic:nvPicPr>
                  <pic:blipFill>
                    <a:blip r:embed="rId7"/>
                    <a:stretch>
                      <a:fillRect/>
                    </a:stretch>
                  </pic:blipFill>
                  <pic:spPr>
                    <a:xfrm>
                      <a:off x="0" y="0"/>
                      <a:ext cx="5618582" cy="2771942"/>
                    </a:xfrm>
                    <a:prstGeom prst="rect">
                      <a:avLst/>
                    </a:prstGeom>
                  </pic:spPr>
                </pic:pic>
              </a:graphicData>
            </a:graphic>
          </wp:inline>
        </w:drawing>
      </w:r>
    </w:p>
    <w:p w14:paraId="6116D66D" w14:textId="77777777" w:rsidR="00EA11BF" w:rsidRDefault="00EA11BF"/>
    <w:p w14:paraId="0A9233E1" w14:textId="662499E6" w:rsidR="00EA11BF" w:rsidRDefault="00EA11BF">
      <w:r w:rsidRPr="00EA11BF">
        <w:drawing>
          <wp:inline distT="0" distB="0" distL="0" distR="0" wp14:anchorId="2530EF03" wp14:editId="3927909A">
            <wp:extent cx="5251216" cy="2565102"/>
            <wp:effectExtent l="0" t="0" r="6985" b="6985"/>
            <wp:docPr id="10958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0745" name=""/>
                    <pic:cNvPicPr/>
                  </pic:nvPicPr>
                  <pic:blipFill>
                    <a:blip r:embed="rId8"/>
                    <a:stretch>
                      <a:fillRect/>
                    </a:stretch>
                  </pic:blipFill>
                  <pic:spPr>
                    <a:xfrm>
                      <a:off x="0" y="0"/>
                      <a:ext cx="5254564" cy="2566737"/>
                    </a:xfrm>
                    <a:prstGeom prst="rect">
                      <a:avLst/>
                    </a:prstGeom>
                  </pic:spPr>
                </pic:pic>
              </a:graphicData>
            </a:graphic>
          </wp:inline>
        </w:drawing>
      </w:r>
    </w:p>
    <w:sectPr w:rsidR="00EA1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52AB0"/>
    <w:multiLevelType w:val="multilevel"/>
    <w:tmpl w:val="C624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456C00"/>
    <w:multiLevelType w:val="multilevel"/>
    <w:tmpl w:val="221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555296">
    <w:abstractNumId w:val="0"/>
  </w:num>
  <w:num w:numId="2" w16cid:durableId="7448440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P">
    <w15:presenceInfo w15:providerId="Windows Live" w15:userId="11203eb11309cc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97E"/>
    <w:rsid w:val="000659A5"/>
    <w:rsid w:val="000B12EE"/>
    <w:rsid w:val="002A6A12"/>
    <w:rsid w:val="00310096"/>
    <w:rsid w:val="00346876"/>
    <w:rsid w:val="00673760"/>
    <w:rsid w:val="006C5A27"/>
    <w:rsid w:val="006D5BAE"/>
    <w:rsid w:val="00716866"/>
    <w:rsid w:val="007C5439"/>
    <w:rsid w:val="00876104"/>
    <w:rsid w:val="009F1CF0"/>
    <w:rsid w:val="00A1234B"/>
    <w:rsid w:val="00A85252"/>
    <w:rsid w:val="00A94A2C"/>
    <w:rsid w:val="00AA6334"/>
    <w:rsid w:val="00B56A76"/>
    <w:rsid w:val="00C53352"/>
    <w:rsid w:val="00C57E6C"/>
    <w:rsid w:val="00D41699"/>
    <w:rsid w:val="00D46060"/>
    <w:rsid w:val="00DD68F5"/>
    <w:rsid w:val="00E0497E"/>
    <w:rsid w:val="00E16874"/>
    <w:rsid w:val="00E24A18"/>
    <w:rsid w:val="00E83156"/>
    <w:rsid w:val="00EA11BF"/>
    <w:rsid w:val="00F4253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7789"/>
  <w15:chartTrackingRefBased/>
  <w15:docId w15:val="{9D4DE440-A103-4CFC-BC59-7D4F1BE4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97E"/>
    <w:rPr>
      <w:rFonts w:eastAsiaTheme="majorEastAsia" w:cstheme="majorBidi"/>
      <w:color w:val="272727" w:themeColor="text1" w:themeTint="D8"/>
    </w:rPr>
  </w:style>
  <w:style w:type="paragraph" w:styleId="Title">
    <w:name w:val="Title"/>
    <w:basedOn w:val="Normal"/>
    <w:next w:val="Normal"/>
    <w:link w:val="TitleChar"/>
    <w:uiPriority w:val="10"/>
    <w:qFormat/>
    <w:rsid w:val="00E0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97E"/>
    <w:pPr>
      <w:spacing w:before="160"/>
      <w:jc w:val="center"/>
    </w:pPr>
    <w:rPr>
      <w:i/>
      <w:iCs/>
      <w:color w:val="404040" w:themeColor="text1" w:themeTint="BF"/>
    </w:rPr>
  </w:style>
  <w:style w:type="character" w:customStyle="1" w:styleId="QuoteChar">
    <w:name w:val="Quote Char"/>
    <w:basedOn w:val="DefaultParagraphFont"/>
    <w:link w:val="Quote"/>
    <w:uiPriority w:val="29"/>
    <w:rsid w:val="00E0497E"/>
    <w:rPr>
      <w:i/>
      <w:iCs/>
      <w:color w:val="404040" w:themeColor="text1" w:themeTint="BF"/>
    </w:rPr>
  </w:style>
  <w:style w:type="paragraph" w:styleId="ListParagraph">
    <w:name w:val="List Paragraph"/>
    <w:basedOn w:val="Normal"/>
    <w:uiPriority w:val="34"/>
    <w:qFormat/>
    <w:rsid w:val="00E0497E"/>
    <w:pPr>
      <w:ind w:left="720"/>
      <w:contextualSpacing/>
    </w:pPr>
  </w:style>
  <w:style w:type="character" w:styleId="IntenseEmphasis">
    <w:name w:val="Intense Emphasis"/>
    <w:basedOn w:val="DefaultParagraphFont"/>
    <w:uiPriority w:val="21"/>
    <w:qFormat/>
    <w:rsid w:val="00E0497E"/>
    <w:rPr>
      <w:i/>
      <w:iCs/>
      <w:color w:val="0F4761" w:themeColor="accent1" w:themeShade="BF"/>
    </w:rPr>
  </w:style>
  <w:style w:type="paragraph" w:styleId="IntenseQuote">
    <w:name w:val="Intense Quote"/>
    <w:basedOn w:val="Normal"/>
    <w:next w:val="Normal"/>
    <w:link w:val="IntenseQuoteChar"/>
    <w:uiPriority w:val="30"/>
    <w:qFormat/>
    <w:rsid w:val="00E0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97E"/>
    <w:rPr>
      <w:i/>
      <w:iCs/>
      <w:color w:val="0F4761" w:themeColor="accent1" w:themeShade="BF"/>
    </w:rPr>
  </w:style>
  <w:style w:type="character" w:styleId="IntenseReference">
    <w:name w:val="Intense Reference"/>
    <w:basedOn w:val="DefaultParagraphFont"/>
    <w:uiPriority w:val="32"/>
    <w:qFormat/>
    <w:rsid w:val="00E0497E"/>
    <w:rPr>
      <w:b/>
      <w:bCs/>
      <w:smallCaps/>
      <w:color w:val="0F4761" w:themeColor="accent1" w:themeShade="BF"/>
      <w:spacing w:val="5"/>
    </w:rPr>
  </w:style>
  <w:style w:type="table" w:styleId="TableGrid">
    <w:name w:val="Table Grid"/>
    <w:basedOn w:val="TableNormal"/>
    <w:uiPriority w:val="39"/>
    <w:rsid w:val="00E83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5252"/>
    <w:rPr>
      <w:color w:val="467886" w:themeColor="hyperlink"/>
      <w:u w:val="single"/>
    </w:rPr>
  </w:style>
  <w:style w:type="character" w:styleId="UnresolvedMention">
    <w:name w:val="Unresolved Mention"/>
    <w:basedOn w:val="DefaultParagraphFont"/>
    <w:uiPriority w:val="99"/>
    <w:semiHidden/>
    <w:unhideWhenUsed/>
    <w:rsid w:val="00A85252"/>
    <w:rPr>
      <w:color w:val="605E5C"/>
      <w:shd w:val="clear" w:color="auto" w:fill="E1DFDD"/>
    </w:rPr>
  </w:style>
  <w:style w:type="paragraph" w:styleId="TOCHeading">
    <w:name w:val="TOC Heading"/>
    <w:basedOn w:val="Heading1"/>
    <w:next w:val="Normal"/>
    <w:uiPriority w:val="39"/>
    <w:unhideWhenUsed/>
    <w:qFormat/>
    <w:rsid w:val="006C5A2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C5A27"/>
    <w:pPr>
      <w:spacing w:after="100"/>
    </w:pPr>
  </w:style>
  <w:style w:type="paragraph" w:styleId="TOC3">
    <w:name w:val="toc 3"/>
    <w:basedOn w:val="Normal"/>
    <w:next w:val="Normal"/>
    <w:autoRedefine/>
    <w:uiPriority w:val="39"/>
    <w:unhideWhenUsed/>
    <w:rsid w:val="006C5A27"/>
    <w:pPr>
      <w:spacing w:after="100"/>
      <w:ind w:left="480"/>
    </w:pPr>
  </w:style>
  <w:style w:type="paragraph" w:styleId="TOC2">
    <w:name w:val="toc 2"/>
    <w:basedOn w:val="Normal"/>
    <w:next w:val="Normal"/>
    <w:autoRedefine/>
    <w:uiPriority w:val="39"/>
    <w:unhideWhenUsed/>
    <w:rsid w:val="006C5A27"/>
    <w:pPr>
      <w:spacing w:after="100"/>
      <w:ind w:left="240"/>
    </w:pPr>
  </w:style>
  <w:style w:type="paragraph" w:styleId="Revision">
    <w:name w:val="Revision"/>
    <w:hidden/>
    <w:uiPriority w:val="99"/>
    <w:semiHidden/>
    <w:rsid w:val="006D5B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0F274-967A-4657-A271-47299CD5E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12</Pages>
  <Words>2221</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dc:creator>
  <cp:keywords/>
  <dc:description/>
  <cp:lastModifiedBy>Stephen P</cp:lastModifiedBy>
  <cp:revision>10</cp:revision>
  <cp:lastPrinted>2025-12-27T04:15:00Z</cp:lastPrinted>
  <dcterms:created xsi:type="dcterms:W3CDTF">2025-12-27T04:12:00Z</dcterms:created>
  <dcterms:modified xsi:type="dcterms:W3CDTF">2026-08-09T02:21:00Z</dcterms:modified>
</cp:coreProperties>
</file>